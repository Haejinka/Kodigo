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B1A3" w14:textId="77777777" w:rsidR="00AA1678" w:rsidRPr="00F54185" w:rsidRDefault="00C96362">
      <w:pPr>
        <w:pStyle w:val="Title"/>
      </w:pPr>
      <w:bookmarkStart w:id="0" w:name="_heading=h.3vosgrcy4yqb" w:colFirst="0" w:colLast="0"/>
      <w:bookmarkEnd w:id="0"/>
      <w:r w:rsidRPr="00F54185">
        <w:t>Architecting a Lightweight Cloud-Based Inventory and Financial Management System: A Mixed-Methods Evaluation of Decision-Making Efficiency in Philippine SMEs</w:t>
      </w:r>
    </w:p>
    <w:p w14:paraId="374162D4"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627923BA"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A Capstone Project Presented to the</w:t>
      </w:r>
    </w:p>
    <w:p w14:paraId="5C5C76B4" w14:textId="77777777" w:rsidR="00AA1678" w:rsidRPr="00F54185" w:rsidRDefault="00AA1678">
      <w:pPr>
        <w:spacing w:line="276" w:lineRule="auto"/>
        <w:ind w:right="-719"/>
        <w:jc w:val="center"/>
        <w:rPr>
          <w:rFonts w:ascii="Cambria" w:eastAsia="Cambria" w:hAnsi="Cambria" w:cs="Cambria"/>
        </w:rPr>
      </w:pPr>
    </w:p>
    <w:p w14:paraId="6242B2F4"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Faculty of the</w:t>
      </w:r>
    </w:p>
    <w:p w14:paraId="33D81322" w14:textId="77777777" w:rsidR="00AA1678" w:rsidRPr="00F54185" w:rsidRDefault="00AA1678">
      <w:pPr>
        <w:spacing w:line="276" w:lineRule="auto"/>
        <w:ind w:right="-719"/>
        <w:jc w:val="center"/>
        <w:rPr>
          <w:rFonts w:ascii="Cambria" w:eastAsia="Cambria" w:hAnsi="Cambria" w:cs="Cambria"/>
        </w:rPr>
      </w:pPr>
    </w:p>
    <w:p w14:paraId="0362C6B0"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College of Information Technology and Engineering</w:t>
      </w:r>
    </w:p>
    <w:p w14:paraId="7F6CFE6A" w14:textId="77777777" w:rsidR="00AA1678" w:rsidRPr="00F54185" w:rsidRDefault="00AA1678">
      <w:pPr>
        <w:spacing w:line="276" w:lineRule="auto"/>
        <w:ind w:right="-719"/>
        <w:jc w:val="center"/>
        <w:rPr>
          <w:rFonts w:ascii="Cambria" w:eastAsia="Cambria" w:hAnsi="Cambria" w:cs="Cambria"/>
        </w:rPr>
      </w:pPr>
    </w:p>
    <w:p w14:paraId="1369165B"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Southwestern University -PHINMA</w:t>
      </w:r>
    </w:p>
    <w:p w14:paraId="418B5FA0"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1AE04A4E"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In Partial Fulfillment</w:t>
      </w:r>
    </w:p>
    <w:p w14:paraId="298F4943" w14:textId="77777777" w:rsidR="00AA1678" w:rsidRPr="00F54185" w:rsidRDefault="00AA1678">
      <w:pPr>
        <w:spacing w:line="276" w:lineRule="auto"/>
        <w:ind w:right="-719"/>
        <w:jc w:val="center"/>
        <w:rPr>
          <w:rFonts w:ascii="Cambria" w:eastAsia="Cambria" w:hAnsi="Cambria" w:cs="Cambria"/>
        </w:rPr>
      </w:pPr>
    </w:p>
    <w:p w14:paraId="78FA4848"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of the Requirements for the Degree</w:t>
      </w:r>
    </w:p>
    <w:p w14:paraId="34B3F428" w14:textId="77777777" w:rsidR="00AA1678" w:rsidRPr="00F54185" w:rsidRDefault="00AA1678">
      <w:pPr>
        <w:spacing w:line="276" w:lineRule="auto"/>
        <w:ind w:right="-719"/>
        <w:jc w:val="center"/>
        <w:rPr>
          <w:rFonts w:ascii="Cambria" w:eastAsia="Cambria" w:hAnsi="Cambria" w:cs="Cambria"/>
        </w:rPr>
      </w:pPr>
    </w:p>
    <w:p w14:paraId="76AA8210"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BACHELOR OF SCIENCE IN INFORMATION TECHNOLOGY</w:t>
      </w:r>
    </w:p>
    <w:p w14:paraId="064C905C"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p>
    <w:p w14:paraId="424AC64E"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By</w:t>
      </w:r>
    </w:p>
    <w:p w14:paraId="49A6709B" w14:textId="77777777" w:rsidR="00AA1678" w:rsidRPr="00F54185" w:rsidRDefault="00AA1678">
      <w:pPr>
        <w:spacing w:line="276" w:lineRule="auto"/>
        <w:ind w:right="-719"/>
        <w:jc w:val="center"/>
        <w:rPr>
          <w:rFonts w:ascii="Cambria" w:eastAsia="Cambria" w:hAnsi="Cambria" w:cs="Cambria"/>
        </w:rPr>
      </w:pPr>
    </w:p>
    <w:p w14:paraId="113AD516"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Evon Christian Pahugot Vergara</w:t>
      </w:r>
    </w:p>
    <w:p w14:paraId="190D5A40"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Justin Comendador</w:t>
      </w:r>
    </w:p>
    <w:p w14:paraId="304C1800"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Xymmer James Nadera</w:t>
      </w:r>
    </w:p>
    <w:p w14:paraId="72418E2A" w14:textId="77777777" w:rsidR="00AA1678" w:rsidRPr="00F54185" w:rsidRDefault="00AA1678">
      <w:pPr>
        <w:spacing w:line="276" w:lineRule="auto"/>
        <w:ind w:right="-719"/>
        <w:jc w:val="center"/>
        <w:rPr>
          <w:rFonts w:ascii="Cambria" w:eastAsia="Cambria" w:hAnsi="Cambria" w:cs="Cambria"/>
        </w:rPr>
      </w:pPr>
    </w:p>
    <w:p w14:paraId="57F7DD1D"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p>
    <w:p w14:paraId="5AEA851D"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2026</w:t>
      </w:r>
    </w:p>
    <w:p w14:paraId="720192BB" w14:textId="77777777" w:rsidR="00AA1678" w:rsidRPr="00F54185" w:rsidRDefault="00AA1678">
      <w:pPr>
        <w:spacing w:line="480" w:lineRule="auto"/>
        <w:ind w:right="-719"/>
        <w:rPr>
          <w:rFonts w:ascii="Cambria" w:eastAsia="Cambria" w:hAnsi="Cambria" w:cs="Cambria"/>
        </w:rPr>
      </w:pPr>
    </w:p>
    <w:p w14:paraId="41671109" w14:textId="77777777" w:rsidR="00AA1678" w:rsidRPr="00F54185" w:rsidRDefault="00AA1678">
      <w:pPr>
        <w:spacing w:line="480" w:lineRule="auto"/>
        <w:ind w:right="-719"/>
        <w:rPr>
          <w:rFonts w:ascii="Cambria" w:eastAsia="Cambria" w:hAnsi="Cambria" w:cs="Cambria"/>
        </w:rPr>
      </w:pPr>
    </w:p>
    <w:p w14:paraId="2A055EE9" w14:textId="77777777" w:rsidR="00AA1678" w:rsidRPr="00F54185" w:rsidRDefault="00AA1678">
      <w:pPr>
        <w:spacing w:line="480" w:lineRule="auto"/>
        <w:ind w:right="-719"/>
        <w:rPr>
          <w:rFonts w:ascii="Cambria" w:eastAsia="Cambria" w:hAnsi="Cambria" w:cs="Cambria"/>
        </w:rPr>
      </w:pPr>
    </w:p>
    <w:p w14:paraId="2B16E5EA" w14:textId="77777777" w:rsidR="00AA1678" w:rsidRPr="00F54185" w:rsidRDefault="00C96362" w:rsidP="00F54185">
      <w:pPr>
        <w:pStyle w:val="Heading1"/>
        <w:jc w:val="center"/>
        <w:rPr>
          <w:rFonts w:ascii="Cambria" w:hAnsi="Cambria"/>
        </w:rPr>
      </w:pPr>
      <w:bookmarkStart w:id="1" w:name="_Toc244036493"/>
      <w:r w:rsidRPr="00F54185">
        <w:rPr>
          <w:rFonts w:ascii="Cambria" w:hAnsi="Cambria"/>
        </w:rPr>
        <w:lastRenderedPageBreak/>
        <w:t>TABLE OF CONTENTS</w:t>
      </w:r>
      <w:bookmarkEnd w:id="1"/>
    </w:p>
    <w:customXmlInsRangeStart w:id="2" w:author="Evon Vergara" w:date="2026-04-14T03:04:00Z"/>
    <w:sdt>
      <w:sdtPr>
        <w:rPr>
          <w:rFonts w:ascii="Cambria" w:eastAsia="Arial" w:hAnsi="Cambria" w:cs="Arial"/>
          <w:color w:val="auto"/>
          <w:sz w:val="22"/>
          <w:szCs w:val="22"/>
          <w:lang w:val="en-PH" w:eastAsia="en-PH"/>
        </w:rPr>
        <w:id w:val="1324781587"/>
        <w:docPartObj>
          <w:docPartGallery w:val="Table of Contents"/>
          <w:docPartUnique/>
        </w:docPartObj>
      </w:sdtPr>
      <w:sdtEndPr>
        <w:rPr>
          <w:b/>
          <w:bCs/>
          <w:noProof/>
        </w:rPr>
      </w:sdtEndPr>
      <w:sdtContent>
        <w:customXmlInsRangeEnd w:id="2"/>
        <w:p w14:paraId="287F109C" w14:textId="77777777" w:rsidR="00032581" w:rsidRPr="00F54185" w:rsidRDefault="00032581" w:rsidP="00F54185">
          <w:pPr>
            <w:pStyle w:val="TOCHeading"/>
            <w:rPr>
              <w:ins w:id="3" w:author="Evon Vergara" w:date="2026-04-14T03:04:00Z" w16du:dateUtc="2026-04-13T19:04:00Z"/>
              <w:rFonts w:ascii="Cambria" w:hAnsi="Cambria"/>
            </w:rPr>
          </w:pPr>
        </w:p>
        <w:p w14:paraId="4309F2C0" w14:textId="5CA8264C" w:rsidR="00AF5D3B" w:rsidRDefault="00032581">
          <w:pPr>
            <w:pStyle w:val="TOC1"/>
            <w:rPr>
              <w:rFonts w:asciiTheme="minorHAnsi" w:eastAsiaTheme="minorEastAsia" w:hAnsiTheme="minorHAnsi" w:cstheme="minorBidi"/>
              <w:kern w:val="2"/>
              <w:sz w:val="24"/>
              <w:szCs w:val="24"/>
              <w14:ligatures w14:val="standardContextual"/>
            </w:rPr>
          </w:pPr>
          <w:ins w:id="4" w:author="Evon Vergara" w:date="2026-04-14T03:04:00Z" w16du:dateUtc="2026-04-13T19:04:00Z">
            <w:r w:rsidRPr="00F54185">
              <w:fldChar w:fldCharType="begin"/>
            </w:r>
            <w:r w:rsidRPr="00F54185">
              <w:instrText xml:space="preserve"> TOC \o "1-3" \h \z \u </w:instrText>
            </w:r>
            <w:r w:rsidRPr="00F54185">
              <w:fldChar w:fldCharType="separate"/>
            </w:r>
          </w:ins>
          <w:hyperlink w:anchor="_Toc244036493" w:history="1">
            <w:r w:rsidR="00AF5D3B" w:rsidRPr="007F528D">
              <w:rPr>
                <w:rStyle w:val="Hyperlink"/>
              </w:rPr>
              <w:t>TABLE OF CONTENTS</w:t>
            </w:r>
            <w:r w:rsidR="00AF5D3B">
              <w:rPr>
                <w:webHidden/>
              </w:rPr>
              <w:tab/>
            </w:r>
            <w:r w:rsidR="00AF5D3B">
              <w:rPr>
                <w:webHidden/>
              </w:rPr>
              <w:fldChar w:fldCharType="begin"/>
            </w:r>
            <w:r w:rsidR="00AF5D3B">
              <w:rPr>
                <w:webHidden/>
              </w:rPr>
              <w:instrText xml:space="preserve"> PAGEREF _Toc244036493 \h </w:instrText>
            </w:r>
            <w:r w:rsidR="00AF5D3B">
              <w:rPr>
                <w:webHidden/>
              </w:rPr>
            </w:r>
            <w:r w:rsidR="00AF5D3B">
              <w:rPr>
                <w:webHidden/>
              </w:rPr>
              <w:fldChar w:fldCharType="separate"/>
            </w:r>
            <w:r w:rsidR="00AF5D3B">
              <w:rPr>
                <w:webHidden/>
              </w:rPr>
              <w:t>2</w:t>
            </w:r>
            <w:r w:rsidR="00AF5D3B">
              <w:rPr>
                <w:webHidden/>
              </w:rPr>
              <w:fldChar w:fldCharType="end"/>
            </w:r>
          </w:hyperlink>
        </w:p>
        <w:p w14:paraId="6FB2774E" w14:textId="4C5B51F0" w:rsidR="00AF5D3B" w:rsidRDefault="00AF5D3B">
          <w:pPr>
            <w:pStyle w:val="TOC1"/>
            <w:rPr>
              <w:rFonts w:asciiTheme="minorHAnsi" w:eastAsiaTheme="minorEastAsia" w:hAnsiTheme="minorHAnsi" w:cstheme="minorBidi"/>
              <w:kern w:val="2"/>
              <w:sz w:val="24"/>
              <w:szCs w:val="24"/>
              <w14:ligatures w14:val="standardContextual"/>
            </w:rPr>
          </w:pPr>
          <w:hyperlink w:anchor="_Toc244036494" w:history="1">
            <w:r w:rsidRPr="007F528D">
              <w:rPr>
                <w:rStyle w:val="Hyperlink"/>
              </w:rPr>
              <w:t>LIST OF FIGURES</w:t>
            </w:r>
            <w:r>
              <w:rPr>
                <w:webHidden/>
              </w:rPr>
              <w:tab/>
            </w:r>
            <w:r>
              <w:rPr>
                <w:webHidden/>
              </w:rPr>
              <w:fldChar w:fldCharType="begin"/>
            </w:r>
            <w:r>
              <w:rPr>
                <w:webHidden/>
              </w:rPr>
              <w:instrText xml:space="preserve"> PAGEREF _Toc244036494 \h </w:instrText>
            </w:r>
            <w:r>
              <w:rPr>
                <w:webHidden/>
              </w:rPr>
            </w:r>
            <w:r>
              <w:rPr>
                <w:webHidden/>
              </w:rPr>
              <w:fldChar w:fldCharType="separate"/>
            </w:r>
            <w:r>
              <w:rPr>
                <w:webHidden/>
              </w:rPr>
              <w:t>4</w:t>
            </w:r>
            <w:r>
              <w:rPr>
                <w:webHidden/>
              </w:rPr>
              <w:fldChar w:fldCharType="end"/>
            </w:r>
          </w:hyperlink>
        </w:p>
        <w:p w14:paraId="2C97D716" w14:textId="081E866B" w:rsidR="00AF5D3B" w:rsidRDefault="00AF5D3B">
          <w:pPr>
            <w:pStyle w:val="TOC1"/>
            <w:rPr>
              <w:rFonts w:asciiTheme="minorHAnsi" w:eastAsiaTheme="minorEastAsia" w:hAnsiTheme="minorHAnsi" w:cstheme="minorBidi"/>
              <w:kern w:val="2"/>
              <w:sz w:val="24"/>
              <w:szCs w:val="24"/>
              <w14:ligatures w14:val="standardContextual"/>
            </w:rPr>
          </w:pPr>
          <w:hyperlink w:anchor="_Toc244036495" w:history="1">
            <w:r w:rsidRPr="007F528D">
              <w:rPr>
                <w:rStyle w:val="Hyperlink"/>
              </w:rPr>
              <w:t>LIST OF TABLES</w:t>
            </w:r>
            <w:r>
              <w:rPr>
                <w:webHidden/>
              </w:rPr>
              <w:tab/>
            </w:r>
            <w:r>
              <w:rPr>
                <w:webHidden/>
              </w:rPr>
              <w:fldChar w:fldCharType="begin"/>
            </w:r>
            <w:r>
              <w:rPr>
                <w:webHidden/>
              </w:rPr>
              <w:instrText xml:space="preserve"> PAGEREF _Toc244036495 \h </w:instrText>
            </w:r>
            <w:r>
              <w:rPr>
                <w:webHidden/>
              </w:rPr>
            </w:r>
            <w:r>
              <w:rPr>
                <w:webHidden/>
              </w:rPr>
              <w:fldChar w:fldCharType="separate"/>
            </w:r>
            <w:r>
              <w:rPr>
                <w:webHidden/>
              </w:rPr>
              <w:t>6</w:t>
            </w:r>
            <w:r>
              <w:rPr>
                <w:webHidden/>
              </w:rPr>
              <w:fldChar w:fldCharType="end"/>
            </w:r>
          </w:hyperlink>
        </w:p>
        <w:p w14:paraId="58232242" w14:textId="1A46964B" w:rsidR="00AF5D3B" w:rsidRDefault="00AF5D3B">
          <w:pPr>
            <w:pStyle w:val="TOC1"/>
            <w:rPr>
              <w:rFonts w:asciiTheme="minorHAnsi" w:eastAsiaTheme="minorEastAsia" w:hAnsiTheme="minorHAnsi" w:cstheme="minorBidi"/>
              <w:kern w:val="2"/>
              <w:sz w:val="24"/>
              <w:szCs w:val="24"/>
              <w14:ligatures w14:val="standardContextual"/>
            </w:rPr>
          </w:pPr>
          <w:hyperlink w:anchor="_Toc244036496" w:history="1">
            <w:r w:rsidRPr="007F528D">
              <w:rPr>
                <w:rStyle w:val="Hyperlink"/>
              </w:rPr>
              <w:t>CHAPTER 1</w:t>
            </w:r>
            <w:r>
              <w:rPr>
                <w:webHidden/>
              </w:rPr>
              <w:tab/>
            </w:r>
            <w:r>
              <w:rPr>
                <w:webHidden/>
              </w:rPr>
              <w:fldChar w:fldCharType="begin"/>
            </w:r>
            <w:r>
              <w:rPr>
                <w:webHidden/>
              </w:rPr>
              <w:instrText xml:space="preserve"> PAGEREF _Toc244036496 \h </w:instrText>
            </w:r>
            <w:r>
              <w:rPr>
                <w:webHidden/>
              </w:rPr>
            </w:r>
            <w:r>
              <w:rPr>
                <w:webHidden/>
              </w:rPr>
              <w:fldChar w:fldCharType="separate"/>
            </w:r>
            <w:r>
              <w:rPr>
                <w:webHidden/>
              </w:rPr>
              <w:t>7</w:t>
            </w:r>
            <w:r>
              <w:rPr>
                <w:webHidden/>
              </w:rPr>
              <w:fldChar w:fldCharType="end"/>
            </w:r>
          </w:hyperlink>
        </w:p>
        <w:p w14:paraId="56E631D1" w14:textId="29C11414" w:rsidR="00AF5D3B" w:rsidRDefault="00AF5D3B">
          <w:pPr>
            <w:pStyle w:val="TOC1"/>
            <w:rPr>
              <w:rFonts w:asciiTheme="minorHAnsi" w:eastAsiaTheme="minorEastAsia" w:hAnsiTheme="minorHAnsi" w:cstheme="minorBidi"/>
              <w:kern w:val="2"/>
              <w:sz w:val="24"/>
              <w:szCs w:val="24"/>
              <w14:ligatures w14:val="standardContextual"/>
            </w:rPr>
          </w:pPr>
          <w:hyperlink w:anchor="_Toc244036497" w:history="1">
            <w:r w:rsidRPr="007F528D">
              <w:rPr>
                <w:rStyle w:val="Hyperlink"/>
              </w:rPr>
              <w:t>INTRODUCTION</w:t>
            </w:r>
            <w:r>
              <w:rPr>
                <w:webHidden/>
              </w:rPr>
              <w:tab/>
            </w:r>
            <w:r>
              <w:rPr>
                <w:webHidden/>
              </w:rPr>
              <w:fldChar w:fldCharType="begin"/>
            </w:r>
            <w:r>
              <w:rPr>
                <w:webHidden/>
              </w:rPr>
              <w:instrText xml:space="preserve"> PAGEREF _Toc244036497 \h </w:instrText>
            </w:r>
            <w:r>
              <w:rPr>
                <w:webHidden/>
              </w:rPr>
            </w:r>
            <w:r>
              <w:rPr>
                <w:webHidden/>
              </w:rPr>
              <w:fldChar w:fldCharType="separate"/>
            </w:r>
            <w:r>
              <w:rPr>
                <w:webHidden/>
              </w:rPr>
              <w:t>7</w:t>
            </w:r>
            <w:r>
              <w:rPr>
                <w:webHidden/>
              </w:rPr>
              <w:fldChar w:fldCharType="end"/>
            </w:r>
          </w:hyperlink>
        </w:p>
        <w:p w14:paraId="5811F1B8" w14:textId="06ADF14B" w:rsidR="00AF5D3B" w:rsidRDefault="00AF5D3B">
          <w:pPr>
            <w:pStyle w:val="TOC1"/>
            <w:rPr>
              <w:rFonts w:asciiTheme="minorHAnsi" w:eastAsiaTheme="minorEastAsia" w:hAnsiTheme="minorHAnsi" w:cstheme="minorBidi"/>
              <w:kern w:val="2"/>
              <w:sz w:val="24"/>
              <w:szCs w:val="24"/>
              <w14:ligatures w14:val="standardContextual"/>
            </w:rPr>
          </w:pPr>
          <w:hyperlink w:anchor="_Toc244036498" w:history="1">
            <w:r w:rsidRPr="007F528D">
              <w:rPr>
                <w:rStyle w:val="Hyperlink"/>
              </w:rPr>
              <w:t>Background of the Study</w:t>
            </w:r>
            <w:r>
              <w:rPr>
                <w:webHidden/>
              </w:rPr>
              <w:tab/>
            </w:r>
            <w:r>
              <w:rPr>
                <w:webHidden/>
              </w:rPr>
              <w:fldChar w:fldCharType="begin"/>
            </w:r>
            <w:r>
              <w:rPr>
                <w:webHidden/>
              </w:rPr>
              <w:instrText xml:space="preserve"> PAGEREF _Toc244036498 \h </w:instrText>
            </w:r>
            <w:r>
              <w:rPr>
                <w:webHidden/>
              </w:rPr>
            </w:r>
            <w:r>
              <w:rPr>
                <w:webHidden/>
              </w:rPr>
              <w:fldChar w:fldCharType="separate"/>
            </w:r>
            <w:r>
              <w:rPr>
                <w:webHidden/>
              </w:rPr>
              <w:t>7</w:t>
            </w:r>
            <w:r>
              <w:rPr>
                <w:webHidden/>
              </w:rPr>
              <w:fldChar w:fldCharType="end"/>
            </w:r>
          </w:hyperlink>
        </w:p>
        <w:p w14:paraId="43731508" w14:textId="765F11E1" w:rsidR="00AF5D3B" w:rsidRDefault="00AF5D3B">
          <w:pPr>
            <w:pStyle w:val="TOC1"/>
            <w:rPr>
              <w:rFonts w:asciiTheme="minorHAnsi" w:eastAsiaTheme="minorEastAsia" w:hAnsiTheme="minorHAnsi" w:cstheme="minorBidi"/>
              <w:kern w:val="2"/>
              <w:sz w:val="24"/>
              <w:szCs w:val="24"/>
              <w14:ligatures w14:val="standardContextual"/>
            </w:rPr>
          </w:pPr>
          <w:hyperlink w:anchor="_Toc244036499" w:history="1">
            <w:r w:rsidRPr="007F528D">
              <w:rPr>
                <w:rStyle w:val="Hyperlink"/>
              </w:rPr>
              <w:t>Statement of the Problem</w:t>
            </w:r>
            <w:r>
              <w:rPr>
                <w:webHidden/>
              </w:rPr>
              <w:tab/>
            </w:r>
            <w:r>
              <w:rPr>
                <w:webHidden/>
              </w:rPr>
              <w:fldChar w:fldCharType="begin"/>
            </w:r>
            <w:r>
              <w:rPr>
                <w:webHidden/>
              </w:rPr>
              <w:instrText xml:space="preserve"> PAGEREF _Toc244036499 \h </w:instrText>
            </w:r>
            <w:r>
              <w:rPr>
                <w:webHidden/>
              </w:rPr>
            </w:r>
            <w:r>
              <w:rPr>
                <w:webHidden/>
              </w:rPr>
              <w:fldChar w:fldCharType="separate"/>
            </w:r>
            <w:r>
              <w:rPr>
                <w:webHidden/>
              </w:rPr>
              <w:t>9</w:t>
            </w:r>
            <w:r>
              <w:rPr>
                <w:webHidden/>
              </w:rPr>
              <w:fldChar w:fldCharType="end"/>
            </w:r>
          </w:hyperlink>
        </w:p>
        <w:p w14:paraId="30FAB10B" w14:textId="3900893F" w:rsidR="00AF5D3B" w:rsidRDefault="00AF5D3B">
          <w:pPr>
            <w:pStyle w:val="TOC1"/>
            <w:rPr>
              <w:rFonts w:asciiTheme="minorHAnsi" w:eastAsiaTheme="minorEastAsia" w:hAnsiTheme="minorHAnsi" w:cstheme="minorBidi"/>
              <w:kern w:val="2"/>
              <w:sz w:val="24"/>
              <w:szCs w:val="24"/>
              <w14:ligatures w14:val="standardContextual"/>
            </w:rPr>
          </w:pPr>
          <w:hyperlink w:anchor="_Toc244036500" w:history="1">
            <w:r w:rsidRPr="007F528D">
              <w:rPr>
                <w:rStyle w:val="Hyperlink"/>
              </w:rPr>
              <w:t>Objectives of the Study</w:t>
            </w:r>
            <w:r>
              <w:rPr>
                <w:webHidden/>
              </w:rPr>
              <w:tab/>
            </w:r>
            <w:r>
              <w:rPr>
                <w:webHidden/>
              </w:rPr>
              <w:fldChar w:fldCharType="begin"/>
            </w:r>
            <w:r>
              <w:rPr>
                <w:webHidden/>
              </w:rPr>
              <w:instrText xml:space="preserve"> PAGEREF _Toc244036500 \h </w:instrText>
            </w:r>
            <w:r>
              <w:rPr>
                <w:webHidden/>
              </w:rPr>
            </w:r>
            <w:r>
              <w:rPr>
                <w:webHidden/>
              </w:rPr>
              <w:fldChar w:fldCharType="separate"/>
            </w:r>
            <w:r>
              <w:rPr>
                <w:webHidden/>
              </w:rPr>
              <w:t>11</w:t>
            </w:r>
            <w:r>
              <w:rPr>
                <w:webHidden/>
              </w:rPr>
              <w:fldChar w:fldCharType="end"/>
            </w:r>
          </w:hyperlink>
        </w:p>
        <w:p w14:paraId="1C66C45F" w14:textId="1F71FCDF" w:rsidR="00AF5D3B" w:rsidRDefault="00AF5D3B">
          <w:pPr>
            <w:pStyle w:val="TOC1"/>
            <w:rPr>
              <w:rFonts w:asciiTheme="minorHAnsi" w:eastAsiaTheme="minorEastAsia" w:hAnsiTheme="minorHAnsi" w:cstheme="minorBidi"/>
              <w:kern w:val="2"/>
              <w:sz w:val="24"/>
              <w:szCs w:val="24"/>
              <w14:ligatures w14:val="standardContextual"/>
            </w:rPr>
          </w:pPr>
          <w:hyperlink w:anchor="_Toc244036501" w:history="1">
            <w:r w:rsidRPr="007F528D">
              <w:rPr>
                <w:rStyle w:val="Hyperlink"/>
              </w:rPr>
              <w:t>Scope and Limitations</w:t>
            </w:r>
            <w:r>
              <w:rPr>
                <w:webHidden/>
              </w:rPr>
              <w:tab/>
            </w:r>
            <w:r>
              <w:rPr>
                <w:webHidden/>
              </w:rPr>
              <w:fldChar w:fldCharType="begin"/>
            </w:r>
            <w:r>
              <w:rPr>
                <w:webHidden/>
              </w:rPr>
              <w:instrText xml:space="preserve"> PAGEREF _Toc244036501 \h </w:instrText>
            </w:r>
            <w:r>
              <w:rPr>
                <w:webHidden/>
              </w:rPr>
            </w:r>
            <w:r>
              <w:rPr>
                <w:webHidden/>
              </w:rPr>
              <w:fldChar w:fldCharType="separate"/>
            </w:r>
            <w:r>
              <w:rPr>
                <w:webHidden/>
              </w:rPr>
              <w:t>13</w:t>
            </w:r>
            <w:r>
              <w:rPr>
                <w:webHidden/>
              </w:rPr>
              <w:fldChar w:fldCharType="end"/>
            </w:r>
          </w:hyperlink>
        </w:p>
        <w:p w14:paraId="2D882E08" w14:textId="33D8B5CB" w:rsidR="00AF5D3B" w:rsidRDefault="00AF5D3B">
          <w:pPr>
            <w:pStyle w:val="TOC1"/>
            <w:rPr>
              <w:rFonts w:asciiTheme="minorHAnsi" w:eastAsiaTheme="minorEastAsia" w:hAnsiTheme="minorHAnsi" w:cstheme="minorBidi"/>
              <w:kern w:val="2"/>
              <w:sz w:val="24"/>
              <w:szCs w:val="24"/>
              <w14:ligatures w14:val="standardContextual"/>
            </w:rPr>
          </w:pPr>
          <w:hyperlink w:anchor="_Toc244036502" w:history="1">
            <w:r w:rsidRPr="007F528D">
              <w:rPr>
                <w:rStyle w:val="Hyperlink"/>
              </w:rPr>
              <w:t>Limitations of the Study</w:t>
            </w:r>
            <w:r>
              <w:rPr>
                <w:webHidden/>
              </w:rPr>
              <w:tab/>
            </w:r>
            <w:r>
              <w:rPr>
                <w:webHidden/>
              </w:rPr>
              <w:fldChar w:fldCharType="begin"/>
            </w:r>
            <w:r>
              <w:rPr>
                <w:webHidden/>
              </w:rPr>
              <w:instrText xml:space="preserve"> PAGEREF _Toc244036502 \h </w:instrText>
            </w:r>
            <w:r>
              <w:rPr>
                <w:webHidden/>
              </w:rPr>
            </w:r>
            <w:r>
              <w:rPr>
                <w:webHidden/>
              </w:rPr>
              <w:fldChar w:fldCharType="separate"/>
            </w:r>
            <w:r>
              <w:rPr>
                <w:webHidden/>
              </w:rPr>
              <w:t>16</w:t>
            </w:r>
            <w:r>
              <w:rPr>
                <w:webHidden/>
              </w:rPr>
              <w:fldChar w:fldCharType="end"/>
            </w:r>
          </w:hyperlink>
        </w:p>
        <w:p w14:paraId="5C5AA140" w14:textId="2070E1BD" w:rsidR="00AF5D3B" w:rsidRDefault="00AF5D3B">
          <w:pPr>
            <w:pStyle w:val="TOC1"/>
            <w:rPr>
              <w:rFonts w:asciiTheme="minorHAnsi" w:eastAsiaTheme="minorEastAsia" w:hAnsiTheme="minorHAnsi" w:cstheme="minorBidi"/>
              <w:kern w:val="2"/>
              <w:sz w:val="24"/>
              <w:szCs w:val="24"/>
              <w14:ligatures w14:val="standardContextual"/>
            </w:rPr>
          </w:pPr>
          <w:hyperlink w:anchor="_Toc244036503" w:history="1">
            <w:r w:rsidRPr="007F528D">
              <w:rPr>
                <w:rStyle w:val="Hyperlink"/>
              </w:rPr>
              <w:t>Significance of the Study</w:t>
            </w:r>
            <w:r>
              <w:rPr>
                <w:webHidden/>
              </w:rPr>
              <w:tab/>
            </w:r>
            <w:r>
              <w:rPr>
                <w:webHidden/>
              </w:rPr>
              <w:fldChar w:fldCharType="begin"/>
            </w:r>
            <w:r>
              <w:rPr>
                <w:webHidden/>
              </w:rPr>
              <w:instrText xml:space="preserve"> PAGEREF _Toc244036503 \h </w:instrText>
            </w:r>
            <w:r>
              <w:rPr>
                <w:webHidden/>
              </w:rPr>
            </w:r>
            <w:r>
              <w:rPr>
                <w:webHidden/>
              </w:rPr>
              <w:fldChar w:fldCharType="separate"/>
            </w:r>
            <w:r>
              <w:rPr>
                <w:webHidden/>
              </w:rPr>
              <w:t>17</w:t>
            </w:r>
            <w:r>
              <w:rPr>
                <w:webHidden/>
              </w:rPr>
              <w:fldChar w:fldCharType="end"/>
            </w:r>
          </w:hyperlink>
        </w:p>
        <w:p w14:paraId="1BE904DF" w14:textId="428BAE7C" w:rsidR="00AF5D3B" w:rsidRDefault="00AF5D3B">
          <w:pPr>
            <w:pStyle w:val="TOC1"/>
            <w:rPr>
              <w:rFonts w:asciiTheme="minorHAnsi" w:eastAsiaTheme="minorEastAsia" w:hAnsiTheme="minorHAnsi" w:cstheme="minorBidi"/>
              <w:kern w:val="2"/>
              <w:sz w:val="24"/>
              <w:szCs w:val="24"/>
              <w14:ligatures w14:val="standardContextual"/>
            </w:rPr>
          </w:pPr>
          <w:hyperlink w:anchor="_Toc244036504" w:history="1">
            <w:r w:rsidRPr="007F528D">
              <w:rPr>
                <w:rStyle w:val="Hyperlink"/>
              </w:rPr>
              <w:t>Definition of Terms</w:t>
            </w:r>
            <w:r>
              <w:rPr>
                <w:webHidden/>
              </w:rPr>
              <w:tab/>
            </w:r>
            <w:r>
              <w:rPr>
                <w:webHidden/>
              </w:rPr>
              <w:fldChar w:fldCharType="begin"/>
            </w:r>
            <w:r>
              <w:rPr>
                <w:webHidden/>
              </w:rPr>
              <w:instrText xml:space="preserve"> PAGEREF _Toc244036504 \h </w:instrText>
            </w:r>
            <w:r>
              <w:rPr>
                <w:webHidden/>
              </w:rPr>
            </w:r>
            <w:r>
              <w:rPr>
                <w:webHidden/>
              </w:rPr>
              <w:fldChar w:fldCharType="separate"/>
            </w:r>
            <w:r>
              <w:rPr>
                <w:webHidden/>
              </w:rPr>
              <w:t>19</w:t>
            </w:r>
            <w:r>
              <w:rPr>
                <w:webHidden/>
              </w:rPr>
              <w:fldChar w:fldCharType="end"/>
            </w:r>
          </w:hyperlink>
        </w:p>
        <w:p w14:paraId="556C92B6" w14:textId="4F773C80" w:rsidR="00AF5D3B" w:rsidRDefault="00AF5D3B">
          <w:pPr>
            <w:pStyle w:val="TOC1"/>
            <w:rPr>
              <w:rFonts w:asciiTheme="minorHAnsi" w:eastAsiaTheme="minorEastAsia" w:hAnsiTheme="minorHAnsi" w:cstheme="minorBidi"/>
              <w:kern w:val="2"/>
              <w:sz w:val="24"/>
              <w:szCs w:val="24"/>
              <w14:ligatures w14:val="standardContextual"/>
            </w:rPr>
          </w:pPr>
          <w:hyperlink w:anchor="_Toc244036505" w:history="1">
            <w:r w:rsidRPr="007F528D">
              <w:rPr>
                <w:rStyle w:val="Hyperlink"/>
              </w:rPr>
              <w:t>CHAPTER 2</w:t>
            </w:r>
            <w:r>
              <w:rPr>
                <w:webHidden/>
              </w:rPr>
              <w:tab/>
            </w:r>
            <w:r>
              <w:rPr>
                <w:webHidden/>
              </w:rPr>
              <w:fldChar w:fldCharType="begin"/>
            </w:r>
            <w:r>
              <w:rPr>
                <w:webHidden/>
              </w:rPr>
              <w:instrText xml:space="preserve"> PAGEREF _Toc244036505 \h </w:instrText>
            </w:r>
            <w:r>
              <w:rPr>
                <w:webHidden/>
              </w:rPr>
            </w:r>
            <w:r>
              <w:rPr>
                <w:webHidden/>
              </w:rPr>
              <w:fldChar w:fldCharType="separate"/>
            </w:r>
            <w:r>
              <w:rPr>
                <w:webHidden/>
              </w:rPr>
              <w:t>24</w:t>
            </w:r>
            <w:r>
              <w:rPr>
                <w:webHidden/>
              </w:rPr>
              <w:fldChar w:fldCharType="end"/>
            </w:r>
          </w:hyperlink>
        </w:p>
        <w:p w14:paraId="414536B2" w14:textId="683B4F3D" w:rsidR="00AF5D3B" w:rsidRDefault="00AF5D3B">
          <w:pPr>
            <w:pStyle w:val="TOC1"/>
            <w:rPr>
              <w:rFonts w:asciiTheme="minorHAnsi" w:eastAsiaTheme="minorEastAsia" w:hAnsiTheme="minorHAnsi" w:cstheme="minorBidi"/>
              <w:kern w:val="2"/>
              <w:sz w:val="24"/>
              <w:szCs w:val="24"/>
              <w14:ligatures w14:val="standardContextual"/>
            </w:rPr>
          </w:pPr>
          <w:hyperlink w:anchor="_Toc244036506" w:history="1">
            <w:r w:rsidRPr="007F528D">
              <w:rPr>
                <w:rStyle w:val="Hyperlink"/>
              </w:rPr>
              <w:t>REVIEW OF RELATED LITERATURE</w:t>
            </w:r>
            <w:r>
              <w:rPr>
                <w:webHidden/>
              </w:rPr>
              <w:tab/>
            </w:r>
            <w:r>
              <w:rPr>
                <w:webHidden/>
              </w:rPr>
              <w:fldChar w:fldCharType="begin"/>
            </w:r>
            <w:r>
              <w:rPr>
                <w:webHidden/>
              </w:rPr>
              <w:instrText xml:space="preserve"> PAGEREF _Toc244036506 \h </w:instrText>
            </w:r>
            <w:r>
              <w:rPr>
                <w:webHidden/>
              </w:rPr>
            </w:r>
            <w:r>
              <w:rPr>
                <w:webHidden/>
              </w:rPr>
              <w:fldChar w:fldCharType="separate"/>
            </w:r>
            <w:r>
              <w:rPr>
                <w:webHidden/>
              </w:rPr>
              <w:t>24</w:t>
            </w:r>
            <w:r>
              <w:rPr>
                <w:webHidden/>
              </w:rPr>
              <w:fldChar w:fldCharType="end"/>
            </w:r>
          </w:hyperlink>
        </w:p>
        <w:p w14:paraId="175017B1" w14:textId="4A793271" w:rsidR="00AF5D3B" w:rsidRDefault="00AF5D3B">
          <w:pPr>
            <w:pStyle w:val="TOC1"/>
            <w:rPr>
              <w:rFonts w:asciiTheme="minorHAnsi" w:eastAsiaTheme="minorEastAsia" w:hAnsiTheme="minorHAnsi" w:cstheme="minorBidi"/>
              <w:kern w:val="2"/>
              <w:sz w:val="24"/>
              <w:szCs w:val="24"/>
              <w14:ligatures w14:val="standardContextual"/>
            </w:rPr>
          </w:pPr>
          <w:hyperlink w:anchor="_Toc244036507" w:history="1">
            <w:r w:rsidRPr="007F528D">
              <w:rPr>
                <w:rStyle w:val="Hyperlink"/>
              </w:rPr>
              <w:t>Challenges and Operational Bottlenecks Faced by Small and Medium-Sized Enterprises</w:t>
            </w:r>
            <w:r>
              <w:rPr>
                <w:webHidden/>
              </w:rPr>
              <w:tab/>
            </w:r>
            <w:r>
              <w:rPr>
                <w:webHidden/>
              </w:rPr>
              <w:fldChar w:fldCharType="begin"/>
            </w:r>
            <w:r>
              <w:rPr>
                <w:webHidden/>
              </w:rPr>
              <w:instrText xml:space="preserve"> PAGEREF _Toc244036507 \h </w:instrText>
            </w:r>
            <w:r>
              <w:rPr>
                <w:webHidden/>
              </w:rPr>
            </w:r>
            <w:r>
              <w:rPr>
                <w:webHidden/>
              </w:rPr>
              <w:fldChar w:fldCharType="separate"/>
            </w:r>
            <w:r>
              <w:rPr>
                <w:webHidden/>
              </w:rPr>
              <w:t>25</w:t>
            </w:r>
            <w:r>
              <w:rPr>
                <w:webHidden/>
              </w:rPr>
              <w:fldChar w:fldCharType="end"/>
            </w:r>
          </w:hyperlink>
        </w:p>
        <w:p w14:paraId="76A9B0A6" w14:textId="2332D5F3" w:rsidR="00AF5D3B" w:rsidRDefault="00AF5D3B">
          <w:pPr>
            <w:pStyle w:val="TOC1"/>
            <w:rPr>
              <w:rFonts w:asciiTheme="minorHAnsi" w:eastAsiaTheme="minorEastAsia" w:hAnsiTheme="minorHAnsi" w:cstheme="minorBidi"/>
              <w:kern w:val="2"/>
              <w:sz w:val="24"/>
              <w:szCs w:val="24"/>
              <w14:ligatures w14:val="standardContextual"/>
            </w:rPr>
          </w:pPr>
          <w:hyperlink w:anchor="_Toc244036508" w:history="1">
            <w:r w:rsidRPr="007F528D">
              <w:rPr>
                <w:rStyle w:val="Hyperlink"/>
              </w:rPr>
              <w:t>System Frameworks and Information Security Measures of the Proposed System</w:t>
            </w:r>
            <w:r>
              <w:rPr>
                <w:webHidden/>
              </w:rPr>
              <w:tab/>
            </w:r>
            <w:r>
              <w:rPr>
                <w:webHidden/>
              </w:rPr>
              <w:fldChar w:fldCharType="begin"/>
            </w:r>
            <w:r>
              <w:rPr>
                <w:webHidden/>
              </w:rPr>
              <w:instrText xml:space="preserve"> PAGEREF _Toc244036508 \h </w:instrText>
            </w:r>
            <w:r>
              <w:rPr>
                <w:webHidden/>
              </w:rPr>
            </w:r>
            <w:r>
              <w:rPr>
                <w:webHidden/>
              </w:rPr>
              <w:fldChar w:fldCharType="separate"/>
            </w:r>
            <w:r>
              <w:rPr>
                <w:webHidden/>
              </w:rPr>
              <w:t>26</w:t>
            </w:r>
            <w:r>
              <w:rPr>
                <w:webHidden/>
              </w:rPr>
              <w:fldChar w:fldCharType="end"/>
            </w:r>
          </w:hyperlink>
        </w:p>
        <w:p w14:paraId="66EAB7DB" w14:textId="5CD83402" w:rsidR="00AF5D3B" w:rsidRDefault="00AF5D3B">
          <w:pPr>
            <w:pStyle w:val="TOC1"/>
            <w:rPr>
              <w:rFonts w:asciiTheme="minorHAnsi" w:eastAsiaTheme="minorEastAsia" w:hAnsiTheme="minorHAnsi" w:cstheme="minorBidi"/>
              <w:kern w:val="2"/>
              <w:sz w:val="24"/>
              <w:szCs w:val="24"/>
              <w14:ligatures w14:val="standardContextual"/>
            </w:rPr>
          </w:pPr>
          <w:hyperlink w:anchor="_Toc244036509" w:history="1">
            <w:r w:rsidRPr="007F528D">
              <w:rPr>
                <w:rStyle w:val="Hyperlink"/>
              </w:rPr>
              <w:t>Acceptability Level of the Proposed Cloud-Based Inventory and Financial Management System</w:t>
            </w:r>
            <w:r>
              <w:rPr>
                <w:webHidden/>
              </w:rPr>
              <w:tab/>
            </w:r>
            <w:r>
              <w:rPr>
                <w:webHidden/>
              </w:rPr>
              <w:fldChar w:fldCharType="begin"/>
            </w:r>
            <w:r>
              <w:rPr>
                <w:webHidden/>
              </w:rPr>
              <w:instrText xml:space="preserve"> PAGEREF _Toc244036509 \h </w:instrText>
            </w:r>
            <w:r>
              <w:rPr>
                <w:webHidden/>
              </w:rPr>
            </w:r>
            <w:r>
              <w:rPr>
                <w:webHidden/>
              </w:rPr>
              <w:fldChar w:fldCharType="separate"/>
            </w:r>
            <w:r>
              <w:rPr>
                <w:webHidden/>
              </w:rPr>
              <w:t>28</w:t>
            </w:r>
            <w:r>
              <w:rPr>
                <w:webHidden/>
              </w:rPr>
              <w:fldChar w:fldCharType="end"/>
            </w:r>
          </w:hyperlink>
        </w:p>
        <w:p w14:paraId="559C2798" w14:textId="3205B61C" w:rsidR="00AF5D3B" w:rsidRDefault="00AF5D3B">
          <w:pPr>
            <w:pStyle w:val="TOC1"/>
            <w:rPr>
              <w:rFonts w:asciiTheme="minorHAnsi" w:eastAsiaTheme="minorEastAsia" w:hAnsiTheme="minorHAnsi" w:cstheme="minorBidi"/>
              <w:kern w:val="2"/>
              <w:sz w:val="24"/>
              <w:szCs w:val="24"/>
              <w14:ligatures w14:val="standardContextual"/>
            </w:rPr>
          </w:pPr>
          <w:hyperlink w:anchor="_Toc244036510" w:history="1">
            <w:r w:rsidRPr="007F528D">
              <w:rPr>
                <w:rStyle w:val="Hyperlink"/>
              </w:rPr>
              <w:t>Summary of the Review of Related Literature</w:t>
            </w:r>
            <w:r>
              <w:rPr>
                <w:webHidden/>
              </w:rPr>
              <w:tab/>
            </w:r>
            <w:r>
              <w:rPr>
                <w:webHidden/>
              </w:rPr>
              <w:fldChar w:fldCharType="begin"/>
            </w:r>
            <w:r>
              <w:rPr>
                <w:webHidden/>
              </w:rPr>
              <w:instrText xml:space="preserve"> PAGEREF _Toc244036510 \h </w:instrText>
            </w:r>
            <w:r>
              <w:rPr>
                <w:webHidden/>
              </w:rPr>
            </w:r>
            <w:r>
              <w:rPr>
                <w:webHidden/>
              </w:rPr>
              <w:fldChar w:fldCharType="separate"/>
            </w:r>
            <w:r>
              <w:rPr>
                <w:webHidden/>
              </w:rPr>
              <w:t>29</w:t>
            </w:r>
            <w:r>
              <w:rPr>
                <w:webHidden/>
              </w:rPr>
              <w:fldChar w:fldCharType="end"/>
            </w:r>
          </w:hyperlink>
        </w:p>
        <w:p w14:paraId="62A7E6A8" w14:textId="3CA4AC02" w:rsidR="00AF5D3B" w:rsidRDefault="00AF5D3B">
          <w:pPr>
            <w:pStyle w:val="TOC1"/>
            <w:rPr>
              <w:rFonts w:asciiTheme="minorHAnsi" w:eastAsiaTheme="minorEastAsia" w:hAnsiTheme="minorHAnsi" w:cstheme="minorBidi"/>
              <w:kern w:val="2"/>
              <w:sz w:val="24"/>
              <w:szCs w:val="24"/>
              <w14:ligatures w14:val="standardContextual"/>
            </w:rPr>
          </w:pPr>
          <w:hyperlink w:anchor="_Toc244036511" w:history="1">
            <w:r w:rsidRPr="007F528D">
              <w:rPr>
                <w:rStyle w:val="Hyperlink"/>
              </w:rPr>
              <w:t>CHAPTER 3</w:t>
            </w:r>
            <w:r>
              <w:rPr>
                <w:webHidden/>
              </w:rPr>
              <w:tab/>
            </w:r>
            <w:r>
              <w:rPr>
                <w:webHidden/>
              </w:rPr>
              <w:fldChar w:fldCharType="begin"/>
            </w:r>
            <w:r>
              <w:rPr>
                <w:webHidden/>
              </w:rPr>
              <w:instrText xml:space="preserve"> PAGEREF _Toc244036511 \h </w:instrText>
            </w:r>
            <w:r>
              <w:rPr>
                <w:webHidden/>
              </w:rPr>
            </w:r>
            <w:r>
              <w:rPr>
                <w:webHidden/>
              </w:rPr>
              <w:fldChar w:fldCharType="separate"/>
            </w:r>
            <w:r>
              <w:rPr>
                <w:webHidden/>
              </w:rPr>
              <w:t>30</w:t>
            </w:r>
            <w:r>
              <w:rPr>
                <w:webHidden/>
              </w:rPr>
              <w:fldChar w:fldCharType="end"/>
            </w:r>
          </w:hyperlink>
        </w:p>
        <w:p w14:paraId="5E489F35" w14:textId="66672B43" w:rsidR="00AF5D3B" w:rsidRDefault="00AF5D3B">
          <w:pPr>
            <w:pStyle w:val="TOC1"/>
            <w:rPr>
              <w:rFonts w:asciiTheme="minorHAnsi" w:eastAsiaTheme="minorEastAsia" w:hAnsiTheme="minorHAnsi" w:cstheme="minorBidi"/>
              <w:kern w:val="2"/>
              <w:sz w:val="24"/>
              <w:szCs w:val="24"/>
              <w14:ligatures w14:val="standardContextual"/>
            </w:rPr>
          </w:pPr>
          <w:hyperlink w:anchor="_Toc244036512" w:history="1">
            <w:r w:rsidRPr="007F528D">
              <w:rPr>
                <w:rStyle w:val="Hyperlink"/>
              </w:rPr>
              <w:t>RESEARCH AND SYSTEM DEVELOPMENT METHODOLOGY</w:t>
            </w:r>
            <w:r>
              <w:rPr>
                <w:webHidden/>
              </w:rPr>
              <w:tab/>
            </w:r>
            <w:r>
              <w:rPr>
                <w:webHidden/>
              </w:rPr>
              <w:fldChar w:fldCharType="begin"/>
            </w:r>
            <w:r>
              <w:rPr>
                <w:webHidden/>
              </w:rPr>
              <w:instrText xml:space="preserve"> PAGEREF _Toc244036512 \h </w:instrText>
            </w:r>
            <w:r>
              <w:rPr>
                <w:webHidden/>
              </w:rPr>
            </w:r>
            <w:r>
              <w:rPr>
                <w:webHidden/>
              </w:rPr>
              <w:fldChar w:fldCharType="separate"/>
            </w:r>
            <w:r>
              <w:rPr>
                <w:webHidden/>
              </w:rPr>
              <w:t>30</w:t>
            </w:r>
            <w:r>
              <w:rPr>
                <w:webHidden/>
              </w:rPr>
              <w:fldChar w:fldCharType="end"/>
            </w:r>
          </w:hyperlink>
        </w:p>
        <w:p w14:paraId="2310AED7" w14:textId="7F63C8B9" w:rsidR="00AF5D3B" w:rsidRDefault="00AF5D3B">
          <w:pPr>
            <w:pStyle w:val="TOC1"/>
            <w:rPr>
              <w:rFonts w:asciiTheme="minorHAnsi" w:eastAsiaTheme="minorEastAsia" w:hAnsiTheme="minorHAnsi" w:cstheme="minorBidi"/>
              <w:kern w:val="2"/>
              <w:sz w:val="24"/>
              <w:szCs w:val="24"/>
              <w14:ligatures w14:val="standardContextual"/>
            </w:rPr>
          </w:pPr>
          <w:hyperlink w:anchor="_Toc244036513" w:history="1">
            <w:r w:rsidRPr="007F528D">
              <w:rPr>
                <w:rStyle w:val="Hyperlink"/>
              </w:rPr>
              <w:t>Research Framework and Design</w:t>
            </w:r>
            <w:r>
              <w:rPr>
                <w:webHidden/>
              </w:rPr>
              <w:tab/>
            </w:r>
            <w:r>
              <w:rPr>
                <w:webHidden/>
              </w:rPr>
              <w:fldChar w:fldCharType="begin"/>
            </w:r>
            <w:r>
              <w:rPr>
                <w:webHidden/>
              </w:rPr>
              <w:instrText xml:space="preserve"> PAGEREF _Toc244036513 \h </w:instrText>
            </w:r>
            <w:r>
              <w:rPr>
                <w:webHidden/>
              </w:rPr>
            </w:r>
            <w:r>
              <w:rPr>
                <w:webHidden/>
              </w:rPr>
              <w:fldChar w:fldCharType="separate"/>
            </w:r>
            <w:r>
              <w:rPr>
                <w:webHidden/>
              </w:rPr>
              <w:t>30</w:t>
            </w:r>
            <w:r>
              <w:rPr>
                <w:webHidden/>
              </w:rPr>
              <w:fldChar w:fldCharType="end"/>
            </w:r>
          </w:hyperlink>
        </w:p>
        <w:p w14:paraId="521027E0" w14:textId="6D1002DF" w:rsidR="00AF5D3B" w:rsidRDefault="00AF5D3B">
          <w:pPr>
            <w:pStyle w:val="TOC1"/>
            <w:rPr>
              <w:rFonts w:asciiTheme="minorHAnsi" w:eastAsiaTheme="minorEastAsia" w:hAnsiTheme="minorHAnsi" w:cstheme="minorBidi"/>
              <w:kern w:val="2"/>
              <w:sz w:val="24"/>
              <w:szCs w:val="24"/>
              <w14:ligatures w14:val="standardContextual"/>
            </w:rPr>
          </w:pPr>
          <w:hyperlink w:anchor="_Toc244036514" w:history="1">
            <w:r w:rsidRPr="007F528D">
              <w:rPr>
                <w:rStyle w:val="Hyperlink"/>
              </w:rPr>
              <w:t>Sampling and Techniques</w:t>
            </w:r>
            <w:r>
              <w:rPr>
                <w:webHidden/>
              </w:rPr>
              <w:tab/>
            </w:r>
            <w:r>
              <w:rPr>
                <w:webHidden/>
              </w:rPr>
              <w:fldChar w:fldCharType="begin"/>
            </w:r>
            <w:r>
              <w:rPr>
                <w:webHidden/>
              </w:rPr>
              <w:instrText xml:space="preserve"> PAGEREF _Toc244036514 \h </w:instrText>
            </w:r>
            <w:r>
              <w:rPr>
                <w:webHidden/>
              </w:rPr>
            </w:r>
            <w:r>
              <w:rPr>
                <w:webHidden/>
              </w:rPr>
              <w:fldChar w:fldCharType="separate"/>
            </w:r>
            <w:r>
              <w:rPr>
                <w:webHidden/>
              </w:rPr>
              <w:t>32</w:t>
            </w:r>
            <w:r>
              <w:rPr>
                <w:webHidden/>
              </w:rPr>
              <w:fldChar w:fldCharType="end"/>
            </w:r>
          </w:hyperlink>
        </w:p>
        <w:p w14:paraId="50D697F0" w14:textId="4D0E011D" w:rsidR="00AF5D3B" w:rsidRDefault="00AF5D3B">
          <w:pPr>
            <w:pStyle w:val="TOC1"/>
            <w:rPr>
              <w:rFonts w:asciiTheme="minorHAnsi" w:eastAsiaTheme="minorEastAsia" w:hAnsiTheme="minorHAnsi" w:cstheme="minorBidi"/>
              <w:kern w:val="2"/>
              <w:sz w:val="24"/>
              <w:szCs w:val="24"/>
              <w14:ligatures w14:val="standardContextual"/>
            </w:rPr>
          </w:pPr>
          <w:hyperlink w:anchor="_Toc244036515" w:history="1">
            <w:r w:rsidRPr="007F528D">
              <w:rPr>
                <w:rStyle w:val="Hyperlink"/>
              </w:rPr>
              <w:t>Data Gathering Tools and Techniques</w:t>
            </w:r>
            <w:r>
              <w:rPr>
                <w:webHidden/>
              </w:rPr>
              <w:tab/>
            </w:r>
            <w:r>
              <w:rPr>
                <w:webHidden/>
              </w:rPr>
              <w:fldChar w:fldCharType="begin"/>
            </w:r>
            <w:r>
              <w:rPr>
                <w:webHidden/>
              </w:rPr>
              <w:instrText xml:space="preserve"> PAGEREF _Toc244036515 \h </w:instrText>
            </w:r>
            <w:r>
              <w:rPr>
                <w:webHidden/>
              </w:rPr>
            </w:r>
            <w:r>
              <w:rPr>
                <w:webHidden/>
              </w:rPr>
              <w:fldChar w:fldCharType="separate"/>
            </w:r>
            <w:r>
              <w:rPr>
                <w:webHidden/>
              </w:rPr>
              <w:t>35</w:t>
            </w:r>
            <w:r>
              <w:rPr>
                <w:webHidden/>
              </w:rPr>
              <w:fldChar w:fldCharType="end"/>
            </w:r>
          </w:hyperlink>
        </w:p>
        <w:p w14:paraId="538FAAAD" w14:textId="133A4AC8" w:rsidR="00AF5D3B" w:rsidRDefault="00AF5D3B">
          <w:pPr>
            <w:pStyle w:val="TOC1"/>
            <w:rPr>
              <w:rFonts w:asciiTheme="minorHAnsi" w:eastAsiaTheme="minorEastAsia" w:hAnsiTheme="minorHAnsi" w:cstheme="minorBidi"/>
              <w:kern w:val="2"/>
              <w:sz w:val="24"/>
              <w:szCs w:val="24"/>
              <w14:ligatures w14:val="standardContextual"/>
            </w:rPr>
          </w:pPr>
          <w:hyperlink w:anchor="_Toc244036516" w:history="1">
            <w:r w:rsidRPr="007F528D">
              <w:rPr>
                <w:rStyle w:val="Hyperlink"/>
              </w:rPr>
              <w:t>Implementation Verification Supplement</w:t>
            </w:r>
            <w:r>
              <w:rPr>
                <w:webHidden/>
              </w:rPr>
              <w:tab/>
            </w:r>
            <w:r>
              <w:rPr>
                <w:webHidden/>
              </w:rPr>
              <w:fldChar w:fldCharType="begin"/>
            </w:r>
            <w:r>
              <w:rPr>
                <w:webHidden/>
              </w:rPr>
              <w:instrText xml:space="preserve"> PAGEREF _Toc244036516 \h </w:instrText>
            </w:r>
            <w:r>
              <w:rPr>
                <w:webHidden/>
              </w:rPr>
            </w:r>
            <w:r>
              <w:rPr>
                <w:webHidden/>
              </w:rPr>
              <w:fldChar w:fldCharType="separate"/>
            </w:r>
            <w:r>
              <w:rPr>
                <w:webHidden/>
              </w:rPr>
              <w:t>36</w:t>
            </w:r>
            <w:r>
              <w:rPr>
                <w:webHidden/>
              </w:rPr>
              <w:fldChar w:fldCharType="end"/>
            </w:r>
          </w:hyperlink>
        </w:p>
        <w:p w14:paraId="49939C8B" w14:textId="2A603368" w:rsidR="00AF5D3B" w:rsidRDefault="00AF5D3B">
          <w:pPr>
            <w:pStyle w:val="TOC1"/>
            <w:rPr>
              <w:rFonts w:asciiTheme="minorHAnsi" w:eastAsiaTheme="minorEastAsia" w:hAnsiTheme="minorHAnsi" w:cstheme="minorBidi"/>
              <w:kern w:val="2"/>
              <w:sz w:val="24"/>
              <w:szCs w:val="24"/>
              <w14:ligatures w14:val="standardContextual"/>
            </w:rPr>
          </w:pPr>
          <w:hyperlink w:anchor="_Toc244036517" w:history="1">
            <w:r w:rsidRPr="007F528D">
              <w:rPr>
                <w:rStyle w:val="Hyperlink"/>
              </w:rPr>
              <w:t>Procedures for Data Collection</w:t>
            </w:r>
            <w:r>
              <w:rPr>
                <w:webHidden/>
              </w:rPr>
              <w:tab/>
            </w:r>
            <w:r>
              <w:rPr>
                <w:webHidden/>
              </w:rPr>
              <w:fldChar w:fldCharType="begin"/>
            </w:r>
            <w:r>
              <w:rPr>
                <w:webHidden/>
              </w:rPr>
              <w:instrText xml:space="preserve"> PAGEREF _Toc244036517 \h </w:instrText>
            </w:r>
            <w:r>
              <w:rPr>
                <w:webHidden/>
              </w:rPr>
            </w:r>
            <w:r>
              <w:rPr>
                <w:webHidden/>
              </w:rPr>
              <w:fldChar w:fldCharType="separate"/>
            </w:r>
            <w:r>
              <w:rPr>
                <w:webHidden/>
              </w:rPr>
              <w:t>38</w:t>
            </w:r>
            <w:r>
              <w:rPr>
                <w:webHidden/>
              </w:rPr>
              <w:fldChar w:fldCharType="end"/>
            </w:r>
          </w:hyperlink>
        </w:p>
        <w:p w14:paraId="3EE95757" w14:textId="04B7A839" w:rsidR="00AF5D3B" w:rsidRDefault="00AF5D3B">
          <w:pPr>
            <w:pStyle w:val="TOC1"/>
            <w:rPr>
              <w:rFonts w:asciiTheme="minorHAnsi" w:eastAsiaTheme="minorEastAsia" w:hAnsiTheme="minorHAnsi" w:cstheme="minorBidi"/>
              <w:kern w:val="2"/>
              <w:sz w:val="24"/>
              <w:szCs w:val="24"/>
              <w14:ligatures w14:val="standardContextual"/>
            </w:rPr>
          </w:pPr>
          <w:hyperlink w:anchor="_Toc244036518" w:history="1">
            <w:r w:rsidRPr="007F528D">
              <w:rPr>
                <w:rStyle w:val="Hyperlink"/>
              </w:rPr>
              <w:t>Project Timeline and Milestones</w:t>
            </w:r>
            <w:r>
              <w:rPr>
                <w:webHidden/>
              </w:rPr>
              <w:tab/>
            </w:r>
            <w:r>
              <w:rPr>
                <w:webHidden/>
              </w:rPr>
              <w:fldChar w:fldCharType="begin"/>
            </w:r>
            <w:r>
              <w:rPr>
                <w:webHidden/>
              </w:rPr>
              <w:instrText xml:space="preserve"> PAGEREF _Toc244036518 \h </w:instrText>
            </w:r>
            <w:r>
              <w:rPr>
                <w:webHidden/>
              </w:rPr>
            </w:r>
            <w:r>
              <w:rPr>
                <w:webHidden/>
              </w:rPr>
              <w:fldChar w:fldCharType="separate"/>
            </w:r>
            <w:r>
              <w:rPr>
                <w:webHidden/>
              </w:rPr>
              <w:t>40</w:t>
            </w:r>
            <w:r>
              <w:rPr>
                <w:webHidden/>
              </w:rPr>
              <w:fldChar w:fldCharType="end"/>
            </w:r>
          </w:hyperlink>
        </w:p>
        <w:p w14:paraId="18C86C17" w14:textId="3C03AD34" w:rsidR="00AF5D3B" w:rsidRDefault="00AF5D3B">
          <w:pPr>
            <w:pStyle w:val="TOC1"/>
            <w:rPr>
              <w:rFonts w:asciiTheme="minorHAnsi" w:eastAsiaTheme="minorEastAsia" w:hAnsiTheme="minorHAnsi" w:cstheme="minorBidi"/>
              <w:kern w:val="2"/>
              <w:sz w:val="24"/>
              <w:szCs w:val="24"/>
              <w14:ligatures w14:val="standardContextual"/>
            </w:rPr>
          </w:pPr>
          <w:hyperlink w:anchor="_Toc244036519" w:history="1">
            <w:r w:rsidRPr="007F528D">
              <w:rPr>
                <w:rStyle w:val="Hyperlink"/>
              </w:rPr>
              <w:t>Project Estimated Cost</w:t>
            </w:r>
            <w:r>
              <w:rPr>
                <w:webHidden/>
              </w:rPr>
              <w:tab/>
            </w:r>
            <w:r>
              <w:rPr>
                <w:webHidden/>
              </w:rPr>
              <w:fldChar w:fldCharType="begin"/>
            </w:r>
            <w:r>
              <w:rPr>
                <w:webHidden/>
              </w:rPr>
              <w:instrText xml:space="preserve"> PAGEREF _Toc244036519 \h </w:instrText>
            </w:r>
            <w:r>
              <w:rPr>
                <w:webHidden/>
              </w:rPr>
            </w:r>
            <w:r>
              <w:rPr>
                <w:webHidden/>
              </w:rPr>
              <w:fldChar w:fldCharType="separate"/>
            </w:r>
            <w:r>
              <w:rPr>
                <w:webHidden/>
              </w:rPr>
              <w:t>42</w:t>
            </w:r>
            <w:r>
              <w:rPr>
                <w:webHidden/>
              </w:rPr>
              <w:fldChar w:fldCharType="end"/>
            </w:r>
          </w:hyperlink>
        </w:p>
        <w:p w14:paraId="5BE76CC5" w14:textId="6AC75EAA" w:rsidR="00AF5D3B" w:rsidRDefault="00AF5D3B">
          <w:pPr>
            <w:pStyle w:val="TOC1"/>
            <w:rPr>
              <w:rFonts w:asciiTheme="minorHAnsi" w:eastAsiaTheme="minorEastAsia" w:hAnsiTheme="minorHAnsi" w:cstheme="minorBidi"/>
              <w:kern w:val="2"/>
              <w:sz w:val="24"/>
              <w:szCs w:val="24"/>
              <w14:ligatures w14:val="standardContextual"/>
            </w:rPr>
          </w:pPr>
          <w:hyperlink w:anchor="_Toc244036520" w:history="1">
            <w:r w:rsidRPr="007F528D">
              <w:rPr>
                <w:rStyle w:val="Hyperlink"/>
              </w:rPr>
              <w:t>Software Development Methodology</w:t>
            </w:r>
            <w:r>
              <w:rPr>
                <w:webHidden/>
              </w:rPr>
              <w:tab/>
            </w:r>
            <w:r>
              <w:rPr>
                <w:webHidden/>
              </w:rPr>
              <w:fldChar w:fldCharType="begin"/>
            </w:r>
            <w:r>
              <w:rPr>
                <w:webHidden/>
              </w:rPr>
              <w:instrText xml:space="preserve"> PAGEREF _Toc244036520 \h </w:instrText>
            </w:r>
            <w:r>
              <w:rPr>
                <w:webHidden/>
              </w:rPr>
            </w:r>
            <w:r>
              <w:rPr>
                <w:webHidden/>
              </w:rPr>
              <w:fldChar w:fldCharType="separate"/>
            </w:r>
            <w:r>
              <w:rPr>
                <w:webHidden/>
              </w:rPr>
              <w:t>43</w:t>
            </w:r>
            <w:r>
              <w:rPr>
                <w:webHidden/>
              </w:rPr>
              <w:fldChar w:fldCharType="end"/>
            </w:r>
          </w:hyperlink>
        </w:p>
        <w:p w14:paraId="5844A72B" w14:textId="537E5B3D" w:rsidR="00AF5D3B" w:rsidRDefault="00AF5D3B">
          <w:pPr>
            <w:pStyle w:val="TOC1"/>
            <w:rPr>
              <w:rFonts w:asciiTheme="minorHAnsi" w:eastAsiaTheme="minorEastAsia" w:hAnsiTheme="minorHAnsi" w:cstheme="minorBidi"/>
              <w:kern w:val="2"/>
              <w:sz w:val="24"/>
              <w:szCs w:val="24"/>
              <w14:ligatures w14:val="standardContextual"/>
            </w:rPr>
          </w:pPr>
          <w:hyperlink w:anchor="_Toc244036521" w:history="1">
            <w:r w:rsidRPr="007F528D">
              <w:rPr>
                <w:rStyle w:val="Hyperlink"/>
              </w:rPr>
              <w:t>Conceptual Framework</w:t>
            </w:r>
            <w:r>
              <w:rPr>
                <w:webHidden/>
              </w:rPr>
              <w:tab/>
            </w:r>
            <w:r>
              <w:rPr>
                <w:webHidden/>
              </w:rPr>
              <w:fldChar w:fldCharType="begin"/>
            </w:r>
            <w:r>
              <w:rPr>
                <w:webHidden/>
              </w:rPr>
              <w:instrText xml:space="preserve"> PAGEREF _Toc244036521 \h </w:instrText>
            </w:r>
            <w:r>
              <w:rPr>
                <w:webHidden/>
              </w:rPr>
            </w:r>
            <w:r>
              <w:rPr>
                <w:webHidden/>
              </w:rPr>
              <w:fldChar w:fldCharType="separate"/>
            </w:r>
            <w:r>
              <w:rPr>
                <w:webHidden/>
              </w:rPr>
              <w:t>45</w:t>
            </w:r>
            <w:r>
              <w:rPr>
                <w:webHidden/>
              </w:rPr>
              <w:fldChar w:fldCharType="end"/>
            </w:r>
          </w:hyperlink>
        </w:p>
        <w:p w14:paraId="5CCE0226" w14:textId="740B34AF" w:rsidR="00AF5D3B" w:rsidRDefault="00AF5D3B">
          <w:pPr>
            <w:pStyle w:val="TOC1"/>
            <w:rPr>
              <w:rFonts w:asciiTheme="minorHAnsi" w:eastAsiaTheme="minorEastAsia" w:hAnsiTheme="minorHAnsi" w:cstheme="minorBidi"/>
              <w:kern w:val="2"/>
              <w:sz w:val="24"/>
              <w:szCs w:val="24"/>
              <w14:ligatures w14:val="standardContextual"/>
            </w:rPr>
          </w:pPr>
          <w:hyperlink w:anchor="_Toc244036522" w:history="1">
            <w:r w:rsidRPr="007F528D">
              <w:rPr>
                <w:rStyle w:val="Hyperlink"/>
              </w:rPr>
              <w:t>Software Development Tools</w:t>
            </w:r>
            <w:r>
              <w:rPr>
                <w:webHidden/>
              </w:rPr>
              <w:tab/>
            </w:r>
            <w:r>
              <w:rPr>
                <w:webHidden/>
              </w:rPr>
              <w:fldChar w:fldCharType="begin"/>
            </w:r>
            <w:r>
              <w:rPr>
                <w:webHidden/>
              </w:rPr>
              <w:instrText xml:space="preserve"> PAGEREF _Toc244036522 \h </w:instrText>
            </w:r>
            <w:r>
              <w:rPr>
                <w:webHidden/>
              </w:rPr>
            </w:r>
            <w:r>
              <w:rPr>
                <w:webHidden/>
              </w:rPr>
              <w:fldChar w:fldCharType="separate"/>
            </w:r>
            <w:r>
              <w:rPr>
                <w:webHidden/>
              </w:rPr>
              <w:t>46</w:t>
            </w:r>
            <w:r>
              <w:rPr>
                <w:webHidden/>
              </w:rPr>
              <w:fldChar w:fldCharType="end"/>
            </w:r>
          </w:hyperlink>
        </w:p>
        <w:p w14:paraId="66354A5D" w14:textId="777DBF24" w:rsidR="00AF5D3B" w:rsidRDefault="00AF5D3B">
          <w:pPr>
            <w:pStyle w:val="TOC1"/>
            <w:rPr>
              <w:rFonts w:asciiTheme="minorHAnsi" w:eastAsiaTheme="minorEastAsia" w:hAnsiTheme="minorHAnsi" w:cstheme="minorBidi"/>
              <w:kern w:val="2"/>
              <w:sz w:val="24"/>
              <w:szCs w:val="24"/>
              <w14:ligatures w14:val="standardContextual"/>
            </w:rPr>
          </w:pPr>
          <w:hyperlink w:anchor="_Toc244036523" w:history="1">
            <w:r w:rsidRPr="007F528D">
              <w:rPr>
                <w:rStyle w:val="Hyperlink"/>
              </w:rPr>
              <w:t>Project Features</w:t>
            </w:r>
            <w:r>
              <w:rPr>
                <w:webHidden/>
              </w:rPr>
              <w:tab/>
            </w:r>
            <w:r>
              <w:rPr>
                <w:webHidden/>
              </w:rPr>
              <w:fldChar w:fldCharType="begin"/>
            </w:r>
            <w:r>
              <w:rPr>
                <w:webHidden/>
              </w:rPr>
              <w:instrText xml:space="preserve"> PAGEREF _Toc244036523 \h </w:instrText>
            </w:r>
            <w:r>
              <w:rPr>
                <w:webHidden/>
              </w:rPr>
            </w:r>
            <w:r>
              <w:rPr>
                <w:webHidden/>
              </w:rPr>
              <w:fldChar w:fldCharType="separate"/>
            </w:r>
            <w:r>
              <w:rPr>
                <w:webHidden/>
              </w:rPr>
              <w:t>50</w:t>
            </w:r>
            <w:r>
              <w:rPr>
                <w:webHidden/>
              </w:rPr>
              <w:fldChar w:fldCharType="end"/>
            </w:r>
          </w:hyperlink>
        </w:p>
        <w:p w14:paraId="2572B478" w14:textId="55B8B5EF" w:rsidR="00AF5D3B" w:rsidRDefault="00AF5D3B">
          <w:pPr>
            <w:pStyle w:val="TOC1"/>
            <w:rPr>
              <w:rFonts w:asciiTheme="minorHAnsi" w:eastAsiaTheme="minorEastAsia" w:hAnsiTheme="minorHAnsi" w:cstheme="minorBidi"/>
              <w:kern w:val="2"/>
              <w:sz w:val="24"/>
              <w:szCs w:val="24"/>
              <w14:ligatures w14:val="standardContextual"/>
            </w:rPr>
          </w:pPr>
          <w:hyperlink w:anchor="_Toc244036524" w:history="1">
            <w:r w:rsidRPr="007F528D">
              <w:rPr>
                <w:rStyle w:val="Hyperlink"/>
              </w:rPr>
              <w:t>Use-Case Diagram</w:t>
            </w:r>
            <w:r>
              <w:rPr>
                <w:webHidden/>
              </w:rPr>
              <w:tab/>
            </w:r>
            <w:r>
              <w:rPr>
                <w:webHidden/>
              </w:rPr>
              <w:fldChar w:fldCharType="begin"/>
            </w:r>
            <w:r>
              <w:rPr>
                <w:webHidden/>
              </w:rPr>
              <w:instrText xml:space="preserve"> PAGEREF _Toc244036524 \h </w:instrText>
            </w:r>
            <w:r>
              <w:rPr>
                <w:webHidden/>
              </w:rPr>
            </w:r>
            <w:r>
              <w:rPr>
                <w:webHidden/>
              </w:rPr>
              <w:fldChar w:fldCharType="separate"/>
            </w:r>
            <w:r>
              <w:rPr>
                <w:webHidden/>
              </w:rPr>
              <w:t>55</w:t>
            </w:r>
            <w:r>
              <w:rPr>
                <w:webHidden/>
              </w:rPr>
              <w:fldChar w:fldCharType="end"/>
            </w:r>
          </w:hyperlink>
        </w:p>
        <w:p w14:paraId="3C821B89" w14:textId="6EFBA4CB" w:rsidR="00AF5D3B" w:rsidRDefault="00AF5D3B">
          <w:pPr>
            <w:pStyle w:val="TOC1"/>
            <w:rPr>
              <w:rFonts w:asciiTheme="minorHAnsi" w:eastAsiaTheme="minorEastAsia" w:hAnsiTheme="minorHAnsi" w:cstheme="minorBidi"/>
              <w:kern w:val="2"/>
              <w:sz w:val="24"/>
              <w:szCs w:val="24"/>
              <w14:ligatures w14:val="standardContextual"/>
            </w:rPr>
          </w:pPr>
          <w:hyperlink w:anchor="_Toc244036525" w:history="1">
            <w:r w:rsidRPr="007F528D">
              <w:rPr>
                <w:rStyle w:val="Hyperlink"/>
              </w:rPr>
              <w:t>Context Flow Diagram</w:t>
            </w:r>
            <w:r>
              <w:rPr>
                <w:webHidden/>
              </w:rPr>
              <w:tab/>
            </w:r>
            <w:r>
              <w:rPr>
                <w:webHidden/>
              </w:rPr>
              <w:fldChar w:fldCharType="begin"/>
            </w:r>
            <w:r>
              <w:rPr>
                <w:webHidden/>
              </w:rPr>
              <w:instrText xml:space="preserve"> PAGEREF _Toc244036525 \h </w:instrText>
            </w:r>
            <w:r>
              <w:rPr>
                <w:webHidden/>
              </w:rPr>
            </w:r>
            <w:r>
              <w:rPr>
                <w:webHidden/>
              </w:rPr>
              <w:fldChar w:fldCharType="separate"/>
            </w:r>
            <w:r>
              <w:rPr>
                <w:webHidden/>
              </w:rPr>
              <w:t>56</w:t>
            </w:r>
            <w:r>
              <w:rPr>
                <w:webHidden/>
              </w:rPr>
              <w:fldChar w:fldCharType="end"/>
            </w:r>
          </w:hyperlink>
        </w:p>
        <w:p w14:paraId="66673C98" w14:textId="31F150ED" w:rsidR="00AF5D3B" w:rsidRDefault="00AF5D3B">
          <w:pPr>
            <w:pStyle w:val="TOC1"/>
            <w:rPr>
              <w:rFonts w:asciiTheme="minorHAnsi" w:eastAsiaTheme="minorEastAsia" w:hAnsiTheme="minorHAnsi" w:cstheme="minorBidi"/>
              <w:kern w:val="2"/>
              <w:sz w:val="24"/>
              <w:szCs w:val="24"/>
              <w14:ligatures w14:val="standardContextual"/>
            </w:rPr>
          </w:pPr>
          <w:hyperlink w:anchor="_Toc244036526" w:history="1">
            <w:r w:rsidRPr="007F528D">
              <w:rPr>
                <w:rStyle w:val="Hyperlink"/>
              </w:rPr>
              <w:t>Data Flow Diagram</w:t>
            </w:r>
            <w:r>
              <w:rPr>
                <w:webHidden/>
              </w:rPr>
              <w:tab/>
            </w:r>
            <w:r>
              <w:rPr>
                <w:webHidden/>
              </w:rPr>
              <w:fldChar w:fldCharType="begin"/>
            </w:r>
            <w:r>
              <w:rPr>
                <w:webHidden/>
              </w:rPr>
              <w:instrText xml:space="preserve"> PAGEREF _Toc244036526 \h </w:instrText>
            </w:r>
            <w:r>
              <w:rPr>
                <w:webHidden/>
              </w:rPr>
            </w:r>
            <w:r>
              <w:rPr>
                <w:webHidden/>
              </w:rPr>
              <w:fldChar w:fldCharType="separate"/>
            </w:r>
            <w:r>
              <w:rPr>
                <w:webHidden/>
              </w:rPr>
              <w:t>57</w:t>
            </w:r>
            <w:r>
              <w:rPr>
                <w:webHidden/>
              </w:rPr>
              <w:fldChar w:fldCharType="end"/>
            </w:r>
          </w:hyperlink>
        </w:p>
        <w:p w14:paraId="218C8DA7" w14:textId="37A2872A" w:rsidR="00AF5D3B" w:rsidRDefault="00AF5D3B">
          <w:pPr>
            <w:pStyle w:val="TOC1"/>
            <w:rPr>
              <w:rFonts w:asciiTheme="minorHAnsi" w:eastAsiaTheme="minorEastAsia" w:hAnsiTheme="minorHAnsi" w:cstheme="minorBidi"/>
              <w:kern w:val="2"/>
              <w:sz w:val="24"/>
              <w:szCs w:val="24"/>
              <w14:ligatures w14:val="standardContextual"/>
            </w:rPr>
          </w:pPr>
          <w:hyperlink w:anchor="_Toc244036527" w:history="1">
            <w:r w:rsidRPr="007F528D">
              <w:rPr>
                <w:rStyle w:val="Hyperlink"/>
              </w:rPr>
              <w:t>Mock-ups and Prototype</w:t>
            </w:r>
            <w:r>
              <w:rPr>
                <w:webHidden/>
              </w:rPr>
              <w:tab/>
            </w:r>
            <w:r>
              <w:rPr>
                <w:webHidden/>
              </w:rPr>
              <w:fldChar w:fldCharType="begin"/>
            </w:r>
            <w:r>
              <w:rPr>
                <w:webHidden/>
              </w:rPr>
              <w:instrText xml:space="preserve"> PAGEREF _Toc244036527 \h </w:instrText>
            </w:r>
            <w:r>
              <w:rPr>
                <w:webHidden/>
              </w:rPr>
            </w:r>
            <w:r>
              <w:rPr>
                <w:webHidden/>
              </w:rPr>
              <w:fldChar w:fldCharType="separate"/>
            </w:r>
            <w:r>
              <w:rPr>
                <w:webHidden/>
              </w:rPr>
              <w:t>59</w:t>
            </w:r>
            <w:r>
              <w:rPr>
                <w:webHidden/>
              </w:rPr>
              <w:fldChar w:fldCharType="end"/>
            </w:r>
          </w:hyperlink>
        </w:p>
        <w:p w14:paraId="282311DE" w14:textId="2A4C08FA" w:rsidR="00AF5D3B" w:rsidRDefault="00AF5D3B">
          <w:pPr>
            <w:pStyle w:val="TOC1"/>
            <w:rPr>
              <w:rFonts w:asciiTheme="minorHAnsi" w:eastAsiaTheme="minorEastAsia" w:hAnsiTheme="minorHAnsi" w:cstheme="minorBidi"/>
              <w:kern w:val="2"/>
              <w:sz w:val="24"/>
              <w:szCs w:val="24"/>
              <w14:ligatures w14:val="standardContextual"/>
            </w:rPr>
          </w:pPr>
          <w:hyperlink w:anchor="_Toc244036528" w:history="1">
            <w:r w:rsidRPr="007F528D">
              <w:rPr>
                <w:rStyle w:val="Hyperlink"/>
              </w:rPr>
              <w:t>Data Analysis Tools and Techniques</w:t>
            </w:r>
            <w:r>
              <w:rPr>
                <w:webHidden/>
              </w:rPr>
              <w:tab/>
            </w:r>
            <w:r>
              <w:rPr>
                <w:webHidden/>
              </w:rPr>
              <w:fldChar w:fldCharType="begin"/>
            </w:r>
            <w:r>
              <w:rPr>
                <w:webHidden/>
              </w:rPr>
              <w:instrText xml:space="preserve"> PAGEREF _Toc244036528 \h </w:instrText>
            </w:r>
            <w:r>
              <w:rPr>
                <w:webHidden/>
              </w:rPr>
            </w:r>
            <w:r>
              <w:rPr>
                <w:webHidden/>
              </w:rPr>
              <w:fldChar w:fldCharType="separate"/>
            </w:r>
            <w:r>
              <w:rPr>
                <w:webHidden/>
              </w:rPr>
              <w:t>72</w:t>
            </w:r>
            <w:r>
              <w:rPr>
                <w:webHidden/>
              </w:rPr>
              <w:fldChar w:fldCharType="end"/>
            </w:r>
          </w:hyperlink>
        </w:p>
        <w:p w14:paraId="64712F16" w14:textId="407224E6" w:rsidR="00AF5D3B" w:rsidRDefault="00AF5D3B">
          <w:pPr>
            <w:pStyle w:val="TOC1"/>
            <w:rPr>
              <w:rFonts w:asciiTheme="minorHAnsi" w:eastAsiaTheme="minorEastAsia" w:hAnsiTheme="minorHAnsi" w:cstheme="minorBidi"/>
              <w:kern w:val="2"/>
              <w:sz w:val="24"/>
              <w:szCs w:val="24"/>
              <w14:ligatures w14:val="standardContextual"/>
            </w:rPr>
          </w:pPr>
          <w:hyperlink w:anchor="_Toc244036529" w:history="1">
            <w:r w:rsidRPr="007F528D">
              <w:rPr>
                <w:rStyle w:val="Hyperlink"/>
              </w:rPr>
              <w:t>CHAPTER 4</w:t>
            </w:r>
            <w:r>
              <w:rPr>
                <w:webHidden/>
              </w:rPr>
              <w:tab/>
            </w:r>
            <w:r>
              <w:rPr>
                <w:webHidden/>
              </w:rPr>
              <w:fldChar w:fldCharType="begin"/>
            </w:r>
            <w:r>
              <w:rPr>
                <w:webHidden/>
              </w:rPr>
              <w:instrText xml:space="preserve"> PAGEREF _Toc244036529 \h </w:instrText>
            </w:r>
            <w:r>
              <w:rPr>
                <w:webHidden/>
              </w:rPr>
            </w:r>
            <w:r>
              <w:rPr>
                <w:webHidden/>
              </w:rPr>
              <w:fldChar w:fldCharType="separate"/>
            </w:r>
            <w:r>
              <w:rPr>
                <w:webHidden/>
              </w:rPr>
              <w:t>75</w:t>
            </w:r>
            <w:r>
              <w:rPr>
                <w:webHidden/>
              </w:rPr>
              <w:fldChar w:fldCharType="end"/>
            </w:r>
          </w:hyperlink>
        </w:p>
        <w:p w14:paraId="65285D18" w14:textId="3BF1E073" w:rsidR="00AF5D3B" w:rsidRDefault="00AF5D3B">
          <w:pPr>
            <w:pStyle w:val="TOC1"/>
            <w:rPr>
              <w:rFonts w:asciiTheme="minorHAnsi" w:eastAsiaTheme="minorEastAsia" w:hAnsiTheme="minorHAnsi" w:cstheme="minorBidi"/>
              <w:kern w:val="2"/>
              <w:sz w:val="24"/>
              <w:szCs w:val="24"/>
              <w14:ligatures w14:val="standardContextual"/>
            </w:rPr>
          </w:pPr>
          <w:hyperlink w:anchor="_Toc244036530" w:history="1">
            <w:r w:rsidRPr="007F528D">
              <w:rPr>
                <w:rStyle w:val="Hyperlink"/>
              </w:rPr>
              <w:t>RESULTS AND DISCUSSIONS</w:t>
            </w:r>
            <w:r>
              <w:rPr>
                <w:webHidden/>
              </w:rPr>
              <w:tab/>
            </w:r>
            <w:r>
              <w:rPr>
                <w:webHidden/>
              </w:rPr>
              <w:fldChar w:fldCharType="begin"/>
            </w:r>
            <w:r>
              <w:rPr>
                <w:webHidden/>
              </w:rPr>
              <w:instrText xml:space="preserve"> PAGEREF _Toc244036530 \h </w:instrText>
            </w:r>
            <w:r>
              <w:rPr>
                <w:webHidden/>
              </w:rPr>
            </w:r>
            <w:r>
              <w:rPr>
                <w:webHidden/>
              </w:rPr>
              <w:fldChar w:fldCharType="separate"/>
            </w:r>
            <w:r>
              <w:rPr>
                <w:webHidden/>
              </w:rPr>
              <w:t>75</w:t>
            </w:r>
            <w:r>
              <w:rPr>
                <w:webHidden/>
              </w:rPr>
              <w:fldChar w:fldCharType="end"/>
            </w:r>
          </w:hyperlink>
        </w:p>
        <w:p w14:paraId="58885675" w14:textId="2EEF0647" w:rsidR="00AF5D3B" w:rsidRDefault="00AF5D3B">
          <w:pPr>
            <w:pStyle w:val="TOC1"/>
            <w:rPr>
              <w:rFonts w:asciiTheme="minorHAnsi" w:eastAsiaTheme="minorEastAsia" w:hAnsiTheme="minorHAnsi" w:cstheme="minorBidi"/>
              <w:kern w:val="2"/>
              <w:sz w:val="24"/>
              <w:szCs w:val="24"/>
              <w14:ligatures w14:val="standardContextual"/>
            </w:rPr>
          </w:pPr>
          <w:hyperlink w:anchor="_Toc244036531" w:history="1">
            <w:r w:rsidRPr="007F528D">
              <w:rPr>
                <w:rStyle w:val="Hyperlink"/>
              </w:rPr>
              <w:t>Response Rate</w:t>
            </w:r>
            <w:r>
              <w:rPr>
                <w:webHidden/>
              </w:rPr>
              <w:tab/>
            </w:r>
            <w:r>
              <w:rPr>
                <w:webHidden/>
              </w:rPr>
              <w:fldChar w:fldCharType="begin"/>
            </w:r>
            <w:r>
              <w:rPr>
                <w:webHidden/>
              </w:rPr>
              <w:instrText xml:space="preserve"> PAGEREF _Toc244036531 \h </w:instrText>
            </w:r>
            <w:r>
              <w:rPr>
                <w:webHidden/>
              </w:rPr>
            </w:r>
            <w:r>
              <w:rPr>
                <w:webHidden/>
              </w:rPr>
              <w:fldChar w:fldCharType="separate"/>
            </w:r>
            <w:r>
              <w:rPr>
                <w:webHidden/>
              </w:rPr>
              <w:t>75</w:t>
            </w:r>
            <w:r>
              <w:rPr>
                <w:webHidden/>
              </w:rPr>
              <w:fldChar w:fldCharType="end"/>
            </w:r>
          </w:hyperlink>
        </w:p>
        <w:p w14:paraId="0169A032" w14:textId="3B29EDF4" w:rsidR="00AF5D3B" w:rsidRDefault="00AF5D3B">
          <w:pPr>
            <w:pStyle w:val="TOC1"/>
            <w:rPr>
              <w:rFonts w:asciiTheme="minorHAnsi" w:eastAsiaTheme="minorEastAsia" w:hAnsiTheme="minorHAnsi" w:cstheme="minorBidi"/>
              <w:kern w:val="2"/>
              <w:sz w:val="24"/>
              <w:szCs w:val="24"/>
              <w14:ligatures w14:val="standardContextual"/>
            </w:rPr>
          </w:pPr>
          <w:hyperlink w:anchor="_Toc244036532" w:history="1">
            <w:r w:rsidRPr="007F528D">
              <w:rPr>
                <w:rStyle w:val="Hyperlink"/>
              </w:rPr>
              <w:t>Demographics</w:t>
            </w:r>
            <w:r>
              <w:rPr>
                <w:webHidden/>
              </w:rPr>
              <w:tab/>
            </w:r>
            <w:r>
              <w:rPr>
                <w:webHidden/>
              </w:rPr>
              <w:fldChar w:fldCharType="begin"/>
            </w:r>
            <w:r>
              <w:rPr>
                <w:webHidden/>
              </w:rPr>
              <w:instrText xml:space="preserve"> PAGEREF _Toc244036532 \h </w:instrText>
            </w:r>
            <w:r>
              <w:rPr>
                <w:webHidden/>
              </w:rPr>
            </w:r>
            <w:r>
              <w:rPr>
                <w:webHidden/>
              </w:rPr>
              <w:fldChar w:fldCharType="separate"/>
            </w:r>
            <w:r>
              <w:rPr>
                <w:webHidden/>
              </w:rPr>
              <w:t>76</w:t>
            </w:r>
            <w:r>
              <w:rPr>
                <w:webHidden/>
              </w:rPr>
              <w:fldChar w:fldCharType="end"/>
            </w:r>
          </w:hyperlink>
        </w:p>
        <w:p w14:paraId="4C3361E6" w14:textId="0CEC54C6" w:rsidR="00AF5D3B" w:rsidRDefault="00AF5D3B">
          <w:pPr>
            <w:pStyle w:val="TOC1"/>
            <w:rPr>
              <w:rFonts w:asciiTheme="minorHAnsi" w:eastAsiaTheme="minorEastAsia" w:hAnsiTheme="minorHAnsi" w:cstheme="minorBidi"/>
              <w:kern w:val="2"/>
              <w:sz w:val="24"/>
              <w:szCs w:val="24"/>
              <w14:ligatures w14:val="standardContextual"/>
            </w:rPr>
          </w:pPr>
          <w:hyperlink w:anchor="_Toc244036533" w:history="1">
            <w:r w:rsidRPr="007F528D">
              <w:rPr>
                <w:rStyle w:val="Hyperlink"/>
              </w:rPr>
              <w:t>Findings for Research Question 1</w:t>
            </w:r>
            <w:r>
              <w:rPr>
                <w:webHidden/>
              </w:rPr>
              <w:tab/>
            </w:r>
            <w:r>
              <w:rPr>
                <w:webHidden/>
              </w:rPr>
              <w:fldChar w:fldCharType="begin"/>
            </w:r>
            <w:r>
              <w:rPr>
                <w:webHidden/>
              </w:rPr>
              <w:instrText xml:space="preserve"> PAGEREF _Toc244036533 \h </w:instrText>
            </w:r>
            <w:r>
              <w:rPr>
                <w:webHidden/>
              </w:rPr>
            </w:r>
            <w:r>
              <w:rPr>
                <w:webHidden/>
              </w:rPr>
              <w:fldChar w:fldCharType="separate"/>
            </w:r>
            <w:r>
              <w:rPr>
                <w:webHidden/>
              </w:rPr>
              <w:t>77</w:t>
            </w:r>
            <w:r>
              <w:rPr>
                <w:webHidden/>
              </w:rPr>
              <w:fldChar w:fldCharType="end"/>
            </w:r>
          </w:hyperlink>
        </w:p>
        <w:p w14:paraId="6A3F962F" w14:textId="0E412910" w:rsidR="00AF5D3B" w:rsidRDefault="00AF5D3B">
          <w:pPr>
            <w:pStyle w:val="TOC1"/>
            <w:rPr>
              <w:rFonts w:asciiTheme="minorHAnsi" w:eastAsiaTheme="minorEastAsia" w:hAnsiTheme="minorHAnsi" w:cstheme="minorBidi"/>
              <w:kern w:val="2"/>
              <w:sz w:val="24"/>
              <w:szCs w:val="24"/>
              <w14:ligatures w14:val="standardContextual"/>
            </w:rPr>
          </w:pPr>
          <w:hyperlink w:anchor="_Toc244036534" w:history="1">
            <w:r w:rsidRPr="007F528D">
              <w:rPr>
                <w:rStyle w:val="Hyperlink"/>
              </w:rPr>
              <w:t>Baseline workflow conditions from the pre-survey</w:t>
            </w:r>
            <w:r>
              <w:rPr>
                <w:webHidden/>
              </w:rPr>
              <w:tab/>
            </w:r>
            <w:r>
              <w:rPr>
                <w:webHidden/>
              </w:rPr>
              <w:fldChar w:fldCharType="begin"/>
            </w:r>
            <w:r>
              <w:rPr>
                <w:webHidden/>
              </w:rPr>
              <w:instrText xml:space="preserve"> PAGEREF _Toc244036534 \h </w:instrText>
            </w:r>
            <w:r>
              <w:rPr>
                <w:webHidden/>
              </w:rPr>
            </w:r>
            <w:r>
              <w:rPr>
                <w:webHidden/>
              </w:rPr>
              <w:fldChar w:fldCharType="separate"/>
            </w:r>
            <w:r>
              <w:rPr>
                <w:webHidden/>
              </w:rPr>
              <w:t>78</w:t>
            </w:r>
            <w:r>
              <w:rPr>
                <w:webHidden/>
              </w:rPr>
              <w:fldChar w:fldCharType="end"/>
            </w:r>
          </w:hyperlink>
        </w:p>
        <w:p w14:paraId="24718861" w14:textId="0F8D3C02" w:rsidR="00AF5D3B" w:rsidRDefault="00AF5D3B">
          <w:pPr>
            <w:pStyle w:val="TOC1"/>
            <w:rPr>
              <w:rFonts w:asciiTheme="minorHAnsi" w:eastAsiaTheme="minorEastAsia" w:hAnsiTheme="minorHAnsi" w:cstheme="minorBidi"/>
              <w:kern w:val="2"/>
              <w:sz w:val="24"/>
              <w:szCs w:val="24"/>
              <w14:ligatures w14:val="standardContextual"/>
            </w:rPr>
          </w:pPr>
          <w:hyperlink w:anchor="_Toc244036535" w:history="1">
            <w:r w:rsidRPr="007F528D">
              <w:rPr>
                <w:rStyle w:val="Hyperlink"/>
              </w:rPr>
              <w:t>Perceived effects of the current workflow on efficiency</w:t>
            </w:r>
            <w:r>
              <w:rPr>
                <w:webHidden/>
              </w:rPr>
              <w:tab/>
            </w:r>
            <w:r>
              <w:rPr>
                <w:webHidden/>
              </w:rPr>
              <w:fldChar w:fldCharType="begin"/>
            </w:r>
            <w:r>
              <w:rPr>
                <w:webHidden/>
              </w:rPr>
              <w:instrText xml:space="preserve"> PAGEREF _Toc244036535 \h </w:instrText>
            </w:r>
            <w:r>
              <w:rPr>
                <w:webHidden/>
              </w:rPr>
            </w:r>
            <w:r>
              <w:rPr>
                <w:webHidden/>
              </w:rPr>
              <w:fldChar w:fldCharType="separate"/>
            </w:r>
            <w:r>
              <w:rPr>
                <w:webHidden/>
              </w:rPr>
              <w:t>81</w:t>
            </w:r>
            <w:r>
              <w:rPr>
                <w:webHidden/>
              </w:rPr>
              <w:fldChar w:fldCharType="end"/>
            </w:r>
          </w:hyperlink>
        </w:p>
        <w:p w14:paraId="3289BC05" w14:textId="1CEF2DB4" w:rsidR="00AF5D3B" w:rsidRDefault="00AF5D3B">
          <w:pPr>
            <w:pStyle w:val="TOC1"/>
            <w:rPr>
              <w:rFonts w:asciiTheme="minorHAnsi" w:eastAsiaTheme="minorEastAsia" w:hAnsiTheme="minorHAnsi" w:cstheme="minorBidi"/>
              <w:kern w:val="2"/>
              <w:sz w:val="24"/>
              <w:szCs w:val="24"/>
              <w14:ligatures w14:val="standardContextual"/>
            </w:rPr>
          </w:pPr>
          <w:hyperlink w:anchor="_Toc244036536" w:history="1">
            <w:r w:rsidRPr="007F528D">
              <w:rPr>
                <w:rStyle w:val="Hyperlink"/>
              </w:rPr>
              <w:t>Qualitative themes from the interview transcripts</w:t>
            </w:r>
            <w:r>
              <w:rPr>
                <w:webHidden/>
              </w:rPr>
              <w:tab/>
            </w:r>
            <w:r>
              <w:rPr>
                <w:webHidden/>
              </w:rPr>
              <w:fldChar w:fldCharType="begin"/>
            </w:r>
            <w:r>
              <w:rPr>
                <w:webHidden/>
              </w:rPr>
              <w:instrText xml:space="preserve"> PAGEREF _Toc244036536 \h </w:instrText>
            </w:r>
            <w:r>
              <w:rPr>
                <w:webHidden/>
              </w:rPr>
            </w:r>
            <w:r>
              <w:rPr>
                <w:webHidden/>
              </w:rPr>
              <w:fldChar w:fldCharType="separate"/>
            </w:r>
            <w:r>
              <w:rPr>
                <w:webHidden/>
              </w:rPr>
              <w:t>83</w:t>
            </w:r>
            <w:r>
              <w:rPr>
                <w:webHidden/>
              </w:rPr>
              <w:fldChar w:fldCharType="end"/>
            </w:r>
          </w:hyperlink>
        </w:p>
        <w:p w14:paraId="68FEC9EE" w14:textId="3AEF29A6" w:rsidR="00AF5D3B" w:rsidRDefault="00AF5D3B">
          <w:pPr>
            <w:pStyle w:val="TOC1"/>
            <w:rPr>
              <w:rFonts w:asciiTheme="minorHAnsi" w:eastAsiaTheme="minorEastAsia" w:hAnsiTheme="minorHAnsi" w:cstheme="minorBidi"/>
              <w:kern w:val="2"/>
              <w:sz w:val="24"/>
              <w:szCs w:val="24"/>
              <w14:ligatures w14:val="standardContextual"/>
            </w:rPr>
          </w:pPr>
          <w:hyperlink w:anchor="_Toc244036537" w:history="1">
            <w:r w:rsidRPr="007F528D">
              <w:rPr>
                <w:rStyle w:val="Hyperlink"/>
              </w:rPr>
              <w:t>Integrated discussion of the quantitative and qualitative findings</w:t>
            </w:r>
            <w:r>
              <w:rPr>
                <w:webHidden/>
              </w:rPr>
              <w:tab/>
            </w:r>
            <w:r>
              <w:rPr>
                <w:webHidden/>
              </w:rPr>
              <w:fldChar w:fldCharType="begin"/>
            </w:r>
            <w:r>
              <w:rPr>
                <w:webHidden/>
              </w:rPr>
              <w:instrText xml:space="preserve"> PAGEREF _Toc244036537 \h </w:instrText>
            </w:r>
            <w:r>
              <w:rPr>
                <w:webHidden/>
              </w:rPr>
            </w:r>
            <w:r>
              <w:rPr>
                <w:webHidden/>
              </w:rPr>
              <w:fldChar w:fldCharType="separate"/>
            </w:r>
            <w:r>
              <w:rPr>
                <w:webHidden/>
              </w:rPr>
              <w:t>89</w:t>
            </w:r>
            <w:r>
              <w:rPr>
                <w:webHidden/>
              </w:rPr>
              <w:fldChar w:fldCharType="end"/>
            </w:r>
          </w:hyperlink>
        </w:p>
        <w:p w14:paraId="11959F8F" w14:textId="7EFC2548" w:rsidR="00AF5D3B" w:rsidRDefault="00AF5D3B">
          <w:pPr>
            <w:pStyle w:val="TOC1"/>
            <w:rPr>
              <w:rFonts w:asciiTheme="minorHAnsi" w:eastAsiaTheme="minorEastAsia" w:hAnsiTheme="minorHAnsi" w:cstheme="minorBidi"/>
              <w:kern w:val="2"/>
              <w:sz w:val="24"/>
              <w:szCs w:val="24"/>
              <w14:ligatures w14:val="standardContextual"/>
            </w:rPr>
          </w:pPr>
          <w:hyperlink w:anchor="_Toc244036538" w:history="1">
            <w:r w:rsidRPr="007F528D">
              <w:rPr>
                <w:rStyle w:val="Hyperlink"/>
              </w:rPr>
              <w:t>Findings for Research Question 2</w:t>
            </w:r>
            <w:r>
              <w:rPr>
                <w:webHidden/>
              </w:rPr>
              <w:tab/>
            </w:r>
            <w:r>
              <w:rPr>
                <w:webHidden/>
              </w:rPr>
              <w:fldChar w:fldCharType="begin"/>
            </w:r>
            <w:r>
              <w:rPr>
                <w:webHidden/>
              </w:rPr>
              <w:instrText xml:space="preserve"> PAGEREF _Toc244036538 \h </w:instrText>
            </w:r>
            <w:r>
              <w:rPr>
                <w:webHidden/>
              </w:rPr>
            </w:r>
            <w:r>
              <w:rPr>
                <w:webHidden/>
              </w:rPr>
              <w:fldChar w:fldCharType="separate"/>
            </w:r>
            <w:r>
              <w:rPr>
                <w:webHidden/>
              </w:rPr>
              <w:t>91</w:t>
            </w:r>
            <w:r>
              <w:rPr>
                <w:webHidden/>
              </w:rPr>
              <w:fldChar w:fldCharType="end"/>
            </w:r>
          </w:hyperlink>
        </w:p>
        <w:p w14:paraId="3416DA3C" w14:textId="72A8B749" w:rsidR="00AF5D3B" w:rsidRDefault="00AF5D3B">
          <w:pPr>
            <w:pStyle w:val="TOC1"/>
            <w:rPr>
              <w:rFonts w:asciiTheme="minorHAnsi" w:eastAsiaTheme="minorEastAsia" w:hAnsiTheme="minorHAnsi" w:cstheme="minorBidi"/>
              <w:kern w:val="2"/>
              <w:sz w:val="24"/>
              <w:szCs w:val="24"/>
              <w14:ligatures w14:val="standardContextual"/>
            </w:rPr>
          </w:pPr>
          <w:hyperlink w:anchor="_Toc244036539" w:history="1">
            <w:r w:rsidRPr="007F528D">
              <w:rPr>
                <w:rStyle w:val="Hyperlink"/>
              </w:rPr>
              <w:t>Scope and Evidence of the Technical Assessment</w:t>
            </w:r>
            <w:r>
              <w:rPr>
                <w:webHidden/>
              </w:rPr>
              <w:tab/>
            </w:r>
            <w:r>
              <w:rPr>
                <w:webHidden/>
              </w:rPr>
              <w:fldChar w:fldCharType="begin"/>
            </w:r>
            <w:r>
              <w:rPr>
                <w:webHidden/>
              </w:rPr>
              <w:instrText xml:space="preserve"> PAGEREF _Toc244036539 \h </w:instrText>
            </w:r>
            <w:r>
              <w:rPr>
                <w:webHidden/>
              </w:rPr>
            </w:r>
            <w:r>
              <w:rPr>
                <w:webHidden/>
              </w:rPr>
              <w:fldChar w:fldCharType="separate"/>
            </w:r>
            <w:r>
              <w:rPr>
                <w:webHidden/>
              </w:rPr>
              <w:t>91</w:t>
            </w:r>
            <w:r>
              <w:rPr>
                <w:webHidden/>
              </w:rPr>
              <w:fldChar w:fldCharType="end"/>
            </w:r>
          </w:hyperlink>
        </w:p>
        <w:p w14:paraId="6BBF0CDB" w14:textId="1C196BE5" w:rsidR="00AF5D3B" w:rsidRDefault="00AF5D3B">
          <w:pPr>
            <w:pStyle w:val="TOC1"/>
            <w:rPr>
              <w:rFonts w:asciiTheme="minorHAnsi" w:eastAsiaTheme="minorEastAsia" w:hAnsiTheme="minorHAnsi" w:cstheme="minorBidi"/>
              <w:kern w:val="2"/>
              <w:sz w:val="24"/>
              <w:szCs w:val="24"/>
              <w14:ligatures w14:val="standardContextual"/>
            </w:rPr>
          </w:pPr>
          <w:hyperlink w:anchor="_Toc244036540" w:history="1">
            <w:r w:rsidRPr="007F528D">
              <w:rPr>
                <w:rStyle w:val="Hyperlink"/>
              </w:rPr>
              <w:t>System Architecture and Framework Design</w:t>
            </w:r>
            <w:r>
              <w:rPr>
                <w:webHidden/>
              </w:rPr>
              <w:tab/>
            </w:r>
            <w:r>
              <w:rPr>
                <w:webHidden/>
              </w:rPr>
              <w:fldChar w:fldCharType="begin"/>
            </w:r>
            <w:r>
              <w:rPr>
                <w:webHidden/>
              </w:rPr>
              <w:instrText xml:space="preserve"> PAGEREF _Toc244036540 \h </w:instrText>
            </w:r>
            <w:r>
              <w:rPr>
                <w:webHidden/>
              </w:rPr>
            </w:r>
            <w:r>
              <w:rPr>
                <w:webHidden/>
              </w:rPr>
              <w:fldChar w:fldCharType="separate"/>
            </w:r>
            <w:r>
              <w:rPr>
                <w:webHidden/>
              </w:rPr>
              <w:t>93</w:t>
            </w:r>
            <w:r>
              <w:rPr>
                <w:webHidden/>
              </w:rPr>
              <w:fldChar w:fldCharType="end"/>
            </w:r>
          </w:hyperlink>
        </w:p>
        <w:p w14:paraId="1B5D1E54" w14:textId="202878E3" w:rsidR="00AF5D3B" w:rsidRDefault="00AF5D3B">
          <w:pPr>
            <w:pStyle w:val="TOC1"/>
            <w:rPr>
              <w:rFonts w:asciiTheme="minorHAnsi" w:eastAsiaTheme="minorEastAsia" w:hAnsiTheme="minorHAnsi" w:cstheme="minorBidi"/>
              <w:kern w:val="2"/>
              <w:sz w:val="24"/>
              <w:szCs w:val="24"/>
              <w14:ligatures w14:val="standardContextual"/>
            </w:rPr>
          </w:pPr>
          <w:hyperlink w:anchor="_Toc244036541" w:history="1">
            <w:r w:rsidRPr="007F528D">
              <w:rPr>
                <w:rStyle w:val="Hyperlink"/>
              </w:rPr>
              <w:t>Data Security and Access Control</w:t>
            </w:r>
            <w:r>
              <w:rPr>
                <w:webHidden/>
              </w:rPr>
              <w:tab/>
            </w:r>
            <w:r>
              <w:rPr>
                <w:webHidden/>
              </w:rPr>
              <w:fldChar w:fldCharType="begin"/>
            </w:r>
            <w:r>
              <w:rPr>
                <w:webHidden/>
              </w:rPr>
              <w:instrText xml:space="preserve"> PAGEREF _Toc244036541 \h </w:instrText>
            </w:r>
            <w:r>
              <w:rPr>
                <w:webHidden/>
              </w:rPr>
            </w:r>
            <w:r>
              <w:rPr>
                <w:webHidden/>
              </w:rPr>
              <w:fldChar w:fldCharType="separate"/>
            </w:r>
            <w:r>
              <w:rPr>
                <w:webHidden/>
              </w:rPr>
              <w:t>94</w:t>
            </w:r>
            <w:r>
              <w:rPr>
                <w:webHidden/>
              </w:rPr>
              <w:fldChar w:fldCharType="end"/>
            </w:r>
          </w:hyperlink>
        </w:p>
        <w:p w14:paraId="5E613E3A" w14:textId="1726CEE2" w:rsidR="00AF5D3B" w:rsidRDefault="00AF5D3B">
          <w:pPr>
            <w:pStyle w:val="TOC1"/>
            <w:rPr>
              <w:rFonts w:asciiTheme="minorHAnsi" w:eastAsiaTheme="minorEastAsia" w:hAnsiTheme="minorHAnsi" w:cstheme="minorBidi"/>
              <w:kern w:val="2"/>
              <w:sz w:val="24"/>
              <w:szCs w:val="24"/>
              <w14:ligatures w14:val="standardContextual"/>
            </w:rPr>
          </w:pPr>
          <w:hyperlink w:anchor="_Toc244036542" w:history="1">
            <w:r w:rsidRPr="007F528D">
              <w:rPr>
                <w:rStyle w:val="Hyperlink"/>
              </w:rPr>
              <w:t>Role Based Access and User Privilege Management</w:t>
            </w:r>
            <w:r>
              <w:rPr>
                <w:webHidden/>
              </w:rPr>
              <w:tab/>
            </w:r>
            <w:r>
              <w:rPr>
                <w:webHidden/>
              </w:rPr>
              <w:fldChar w:fldCharType="begin"/>
            </w:r>
            <w:r>
              <w:rPr>
                <w:webHidden/>
              </w:rPr>
              <w:instrText xml:space="preserve"> PAGEREF _Toc244036542 \h </w:instrText>
            </w:r>
            <w:r>
              <w:rPr>
                <w:webHidden/>
              </w:rPr>
            </w:r>
            <w:r>
              <w:rPr>
                <w:webHidden/>
              </w:rPr>
              <w:fldChar w:fldCharType="separate"/>
            </w:r>
            <w:r>
              <w:rPr>
                <w:webHidden/>
              </w:rPr>
              <w:t>94</w:t>
            </w:r>
            <w:r>
              <w:rPr>
                <w:webHidden/>
              </w:rPr>
              <w:fldChar w:fldCharType="end"/>
            </w:r>
          </w:hyperlink>
        </w:p>
        <w:p w14:paraId="539D1C5F" w14:textId="6C1873CE" w:rsidR="00AF5D3B" w:rsidRDefault="00AF5D3B">
          <w:pPr>
            <w:pStyle w:val="TOC1"/>
            <w:rPr>
              <w:rFonts w:asciiTheme="minorHAnsi" w:eastAsiaTheme="minorEastAsia" w:hAnsiTheme="minorHAnsi" w:cstheme="minorBidi"/>
              <w:kern w:val="2"/>
              <w:sz w:val="24"/>
              <w:szCs w:val="24"/>
              <w14:ligatures w14:val="standardContextual"/>
            </w:rPr>
          </w:pPr>
          <w:hyperlink w:anchor="_Toc244036543" w:history="1">
            <w:r w:rsidRPr="007F528D">
              <w:rPr>
                <w:rStyle w:val="Hyperlink"/>
              </w:rPr>
              <w:t>Data Integrity and Transmission Security</w:t>
            </w:r>
            <w:r>
              <w:rPr>
                <w:webHidden/>
              </w:rPr>
              <w:tab/>
            </w:r>
            <w:r>
              <w:rPr>
                <w:webHidden/>
              </w:rPr>
              <w:fldChar w:fldCharType="begin"/>
            </w:r>
            <w:r>
              <w:rPr>
                <w:webHidden/>
              </w:rPr>
              <w:instrText xml:space="preserve"> PAGEREF _Toc244036543 \h </w:instrText>
            </w:r>
            <w:r>
              <w:rPr>
                <w:webHidden/>
              </w:rPr>
            </w:r>
            <w:r>
              <w:rPr>
                <w:webHidden/>
              </w:rPr>
              <w:fldChar w:fldCharType="separate"/>
            </w:r>
            <w:r>
              <w:rPr>
                <w:webHidden/>
              </w:rPr>
              <w:t>96</w:t>
            </w:r>
            <w:r>
              <w:rPr>
                <w:webHidden/>
              </w:rPr>
              <w:fldChar w:fldCharType="end"/>
            </w:r>
          </w:hyperlink>
        </w:p>
        <w:p w14:paraId="4D565887" w14:textId="3188B4FA" w:rsidR="00AF5D3B" w:rsidRDefault="00AF5D3B">
          <w:pPr>
            <w:pStyle w:val="TOC1"/>
            <w:rPr>
              <w:rFonts w:asciiTheme="minorHAnsi" w:eastAsiaTheme="minorEastAsia" w:hAnsiTheme="minorHAnsi" w:cstheme="minorBidi"/>
              <w:kern w:val="2"/>
              <w:sz w:val="24"/>
              <w:szCs w:val="24"/>
              <w14:ligatures w14:val="standardContextual"/>
            </w:rPr>
          </w:pPr>
          <w:hyperlink w:anchor="_Toc244036544" w:history="1">
            <w:r w:rsidRPr="007F528D">
              <w:rPr>
                <w:rStyle w:val="Hyperlink"/>
              </w:rPr>
              <w:t>Remaining Security and Validation Conditions</w:t>
            </w:r>
            <w:r>
              <w:rPr>
                <w:webHidden/>
              </w:rPr>
              <w:tab/>
            </w:r>
            <w:r>
              <w:rPr>
                <w:webHidden/>
              </w:rPr>
              <w:fldChar w:fldCharType="begin"/>
            </w:r>
            <w:r>
              <w:rPr>
                <w:webHidden/>
              </w:rPr>
              <w:instrText xml:space="preserve"> PAGEREF _Toc244036544 \h </w:instrText>
            </w:r>
            <w:r>
              <w:rPr>
                <w:webHidden/>
              </w:rPr>
            </w:r>
            <w:r>
              <w:rPr>
                <w:webHidden/>
              </w:rPr>
              <w:fldChar w:fldCharType="separate"/>
            </w:r>
            <w:r>
              <w:rPr>
                <w:webHidden/>
              </w:rPr>
              <w:t>96</w:t>
            </w:r>
            <w:r>
              <w:rPr>
                <w:webHidden/>
              </w:rPr>
              <w:fldChar w:fldCharType="end"/>
            </w:r>
          </w:hyperlink>
        </w:p>
        <w:p w14:paraId="048F2217" w14:textId="0F0B5127" w:rsidR="00AF5D3B" w:rsidRDefault="00AF5D3B">
          <w:pPr>
            <w:pStyle w:val="TOC1"/>
            <w:rPr>
              <w:rFonts w:asciiTheme="minorHAnsi" w:eastAsiaTheme="minorEastAsia" w:hAnsiTheme="minorHAnsi" w:cstheme="minorBidi"/>
              <w:kern w:val="2"/>
              <w:sz w:val="24"/>
              <w:szCs w:val="24"/>
              <w14:ligatures w14:val="standardContextual"/>
            </w:rPr>
          </w:pPr>
          <w:hyperlink w:anchor="_Toc244036545" w:history="1">
            <w:r w:rsidRPr="007F528D">
              <w:rPr>
                <w:rStyle w:val="Hyperlink"/>
              </w:rPr>
              <w:t>Technical Answer to Research Question 2</w:t>
            </w:r>
            <w:r>
              <w:rPr>
                <w:webHidden/>
              </w:rPr>
              <w:tab/>
            </w:r>
            <w:r>
              <w:rPr>
                <w:webHidden/>
              </w:rPr>
              <w:fldChar w:fldCharType="begin"/>
            </w:r>
            <w:r>
              <w:rPr>
                <w:webHidden/>
              </w:rPr>
              <w:instrText xml:space="preserve"> PAGEREF _Toc244036545 \h </w:instrText>
            </w:r>
            <w:r>
              <w:rPr>
                <w:webHidden/>
              </w:rPr>
            </w:r>
            <w:r>
              <w:rPr>
                <w:webHidden/>
              </w:rPr>
              <w:fldChar w:fldCharType="separate"/>
            </w:r>
            <w:r>
              <w:rPr>
                <w:webHidden/>
              </w:rPr>
              <w:t>97</w:t>
            </w:r>
            <w:r>
              <w:rPr>
                <w:webHidden/>
              </w:rPr>
              <w:fldChar w:fldCharType="end"/>
            </w:r>
          </w:hyperlink>
        </w:p>
        <w:p w14:paraId="021B872E" w14:textId="4BD77C3E" w:rsidR="00AF5D3B" w:rsidRDefault="00AF5D3B">
          <w:pPr>
            <w:pStyle w:val="TOC1"/>
            <w:rPr>
              <w:rFonts w:asciiTheme="minorHAnsi" w:eastAsiaTheme="minorEastAsia" w:hAnsiTheme="minorHAnsi" w:cstheme="minorBidi"/>
              <w:kern w:val="2"/>
              <w:sz w:val="24"/>
              <w:szCs w:val="24"/>
              <w14:ligatures w14:val="standardContextual"/>
            </w:rPr>
          </w:pPr>
          <w:hyperlink w:anchor="_Toc244036546" w:history="1">
            <w:r w:rsidRPr="007F528D">
              <w:rPr>
                <w:rStyle w:val="Hyperlink"/>
              </w:rPr>
              <w:t>Summary of Findings</w:t>
            </w:r>
            <w:r>
              <w:rPr>
                <w:webHidden/>
              </w:rPr>
              <w:tab/>
            </w:r>
            <w:r>
              <w:rPr>
                <w:webHidden/>
              </w:rPr>
              <w:fldChar w:fldCharType="begin"/>
            </w:r>
            <w:r>
              <w:rPr>
                <w:webHidden/>
              </w:rPr>
              <w:instrText xml:space="preserve"> PAGEREF _Toc244036546 \h </w:instrText>
            </w:r>
            <w:r>
              <w:rPr>
                <w:webHidden/>
              </w:rPr>
            </w:r>
            <w:r>
              <w:rPr>
                <w:webHidden/>
              </w:rPr>
              <w:fldChar w:fldCharType="separate"/>
            </w:r>
            <w:r>
              <w:rPr>
                <w:webHidden/>
              </w:rPr>
              <w:t>98</w:t>
            </w:r>
            <w:r>
              <w:rPr>
                <w:webHidden/>
              </w:rPr>
              <w:fldChar w:fldCharType="end"/>
            </w:r>
          </w:hyperlink>
        </w:p>
        <w:p w14:paraId="751D9360" w14:textId="6173DA61" w:rsidR="00AF5D3B" w:rsidRDefault="00AF5D3B">
          <w:pPr>
            <w:pStyle w:val="TOC1"/>
            <w:rPr>
              <w:rFonts w:asciiTheme="minorHAnsi" w:eastAsiaTheme="minorEastAsia" w:hAnsiTheme="minorHAnsi" w:cstheme="minorBidi"/>
              <w:kern w:val="2"/>
              <w:sz w:val="24"/>
              <w:szCs w:val="24"/>
              <w14:ligatures w14:val="standardContextual"/>
            </w:rPr>
          </w:pPr>
          <w:hyperlink w:anchor="_Toc244036547" w:history="1">
            <w:r w:rsidRPr="007F528D">
              <w:rPr>
                <w:rStyle w:val="Hyperlink"/>
              </w:rPr>
              <w:t>References</w:t>
            </w:r>
            <w:r>
              <w:rPr>
                <w:webHidden/>
              </w:rPr>
              <w:tab/>
            </w:r>
            <w:r>
              <w:rPr>
                <w:webHidden/>
              </w:rPr>
              <w:fldChar w:fldCharType="begin"/>
            </w:r>
            <w:r>
              <w:rPr>
                <w:webHidden/>
              </w:rPr>
              <w:instrText xml:space="preserve"> PAGEREF _Toc244036547 \h </w:instrText>
            </w:r>
            <w:r>
              <w:rPr>
                <w:webHidden/>
              </w:rPr>
            </w:r>
            <w:r>
              <w:rPr>
                <w:webHidden/>
              </w:rPr>
              <w:fldChar w:fldCharType="separate"/>
            </w:r>
            <w:r>
              <w:rPr>
                <w:webHidden/>
              </w:rPr>
              <w:t>99</w:t>
            </w:r>
            <w:r>
              <w:rPr>
                <w:webHidden/>
              </w:rPr>
              <w:fldChar w:fldCharType="end"/>
            </w:r>
          </w:hyperlink>
        </w:p>
        <w:p w14:paraId="7EA79A92" w14:textId="0AABB567" w:rsidR="00F54185" w:rsidRPr="00F54185" w:rsidRDefault="00032581" w:rsidP="00F54185">
          <w:pPr>
            <w:rPr>
              <w:rFonts w:ascii="Cambria" w:hAnsi="Cambria"/>
            </w:rPr>
          </w:pPr>
          <w:ins w:id="5" w:author="Evon Vergara" w:date="2026-04-14T03:04:00Z" w16du:dateUtc="2026-04-13T19:04:00Z">
            <w:r w:rsidRPr="00F54185">
              <w:rPr>
                <w:rFonts w:ascii="Cambria" w:hAnsi="Cambria"/>
                <w:b/>
                <w:bCs/>
                <w:noProof/>
              </w:rPr>
              <w:fldChar w:fldCharType="end"/>
            </w:r>
          </w:ins>
        </w:p>
        <w:customXmlInsRangeStart w:id="6" w:author="Evon Vergara" w:date="2026-04-14T03:04:00Z"/>
      </w:sdtContent>
    </w:sdt>
    <w:customXmlInsRangeEnd w:id="6"/>
    <w:p w14:paraId="7EE1C4B4" w14:textId="77777777" w:rsidR="0042072F" w:rsidRDefault="0042072F" w:rsidP="00F54185">
      <w:pPr>
        <w:pStyle w:val="Heading1"/>
        <w:jc w:val="center"/>
        <w:rPr>
          <w:rFonts w:ascii="Cambria" w:hAnsi="Cambria"/>
        </w:rPr>
      </w:pPr>
    </w:p>
    <w:p w14:paraId="36441C5C" w14:textId="77777777" w:rsidR="0042072F" w:rsidRDefault="0042072F" w:rsidP="00F54185">
      <w:pPr>
        <w:pStyle w:val="Heading1"/>
        <w:jc w:val="center"/>
        <w:rPr>
          <w:rFonts w:ascii="Cambria" w:hAnsi="Cambria"/>
        </w:rPr>
      </w:pPr>
    </w:p>
    <w:p w14:paraId="6E00CFB5" w14:textId="77777777" w:rsidR="0042072F" w:rsidRDefault="0042072F" w:rsidP="00F54185">
      <w:pPr>
        <w:pStyle w:val="Heading1"/>
        <w:jc w:val="center"/>
        <w:rPr>
          <w:rFonts w:ascii="Cambria" w:hAnsi="Cambria"/>
        </w:rPr>
      </w:pPr>
    </w:p>
    <w:p w14:paraId="302D4E3D" w14:textId="77777777" w:rsidR="0042072F" w:rsidRDefault="0042072F" w:rsidP="00F54185">
      <w:pPr>
        <w:pStyle w:val="Heading1"/>
        <w:jc w:val="center"/>
        <w:rPr>
          <w:rFonts w:ascii="Cambria" w:hAnsi="Cambria"/>
        </w:rPr>
      </w:pPr>
    </w:p>
    <w:p w14:paraId="551F3AD3" w14:textId="77777777" w:rsidR="0042072F" w:rsidRDefault="0042072F" w:rsidP="00F54185">
      <w:pPr>
        <w:pStyle w:val="Heading1"/>
        <w:jc w:val="center"/>
        <w:rPr>
          <w:rFonts w:ascii="Cambria" w:hAnsi="Cambria"/>
        </w:rPr>
      </w:pPr>
    </w:p>
    <w:p w14:paraId="2A208121" w14:textId="77777777" w:rsidR="00AA1678" w:rsidRPr="00F54185" w:rsidRDefault="00C96362" w:rsidP="00F54185">
      <w:pPr>
        <w:pStyle w:val="Heading1"/>
        <w:jc w:val="center"/>
        <w:rPr>
          <w:rFonts w:ascii="Cambria" w:hAnsi="Cambria"/>
        </w:rPr>
      </w:pPr>
      <w:bookmarkStart w:id="7" w:name="_Toc244036494"/>
      <w:r w:rsidRPr="00F54185">
        <w:rPr>
          <w:rFonts w:ascii="Cambria" w:hAnsi="Cambria"/>
        </w:rPr>
        <w:t>LIST OF FIGURES</w:t>
      </w:r>
      <w:bookmarkEnd w:id="7"/>
    </w:p>
    <w:p w14:paraId="3C06859D" w14:textId="77777777" w:rsidR="00AA1678" w:rsidRPr="00F54185" w:rsidRDefault="00C96362">
      <w:pPr>
        <w:spacing w:line="480" w:lineRule="auto"/>
        <w:rPr>
          <w:rFonts w:ascii="Cambria" w:eastAsia="Cambria" w:hAnsi="Cambria" w:cs="Cambria"/>
          <w:sz w:val="24"/>
          <w:szCs w:val="24"/>
        </w:rPr>
      </w:pP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p>
    <w:tbl>
      <w:tblPr>
        <w:tblStyle w:val="a0"/>
        <w:tblW w:w="8640" w:type="dxa"/>
        <w:tblInd w:w="0" w:type="dxa"/>
        <w:tblLayout w:type="fixed"/>
        <w:tblLook w:val="0400" w:firstRow="0" w:lastRow="0" w:firstColumn="0" w:lastColumn="0" w:noHBand="0" w:noVBand="1"/>
      </w:tblPr>
      <w:tblGrid>
        <w:gridCol w:w="841"/>
        <w:gridCol w:w="7118"/>
        <w:gridCol w:w="681"/>
      </w:tblGrid>
      <w:tr w:rsidR="00AA1678" w:rsidRPr="00964952" w14:paraId="08E6085A" w14:textId="77777777">
        <w:tc>
          <w:tcPr>
            <w:tcW w:w="841" w:type="dxa"/>
            <w:tcMar>
              <w:top w:w="0" w:type="dxa"/>
              <w:left w:w="115" w:type="dxa"/>
              <w:bottom w:w="0" w:type="dxa"/>
              <w:right w:w="115" w:type="dxa"/>
            </w:tcMar>
          </w:tcPr>
          <w:p w14:paraId="61409B78" w14:textId="77777777" w:rsidR="001B1120" w:rsidRPr="004227DB" w:rsidRDefault="00C96362">
            <w:pPr>
              <w:rPr>
                <w:sz w:val="14"/>
                <w:szCs w:val="14"/>
              </w:rPr>
            </w:pPr>
            <w:r w:rsidRPr="004227DB">
              <w:rPr>
                <w:sz w:val="14"/>
                <w:szCs w:val="14"/>
              </w:rPr>
              <w:t>Figure No.</w:t>
            </w:r>
          </w:p>
        </w:tc>
        <w:tc>
          <w:tcPr>
            <w:tcW w:w="7118" w:type="dxa"/>
            <w:tcMar>
              <w:top w:w="0" w:type="dxa"/>
              <w:left w:w="115" w:type="dxa"/>
              <w:bottom w:w="0" w:type="dxa"/>
              <w:right w:w="115" w:type="dxa"/>
            </w:tcMar>
          </w:tcPr>
          <w:p w14:paraId="069936B8" w14:textId="77777777" w:rsidR="001B1120" w:rsidRDefault="00C96362">
            <w:r>
              <w:t>Figure Title</w:t>
            </w:r>
          </w:p>
        </w:tc>
        <w:tc>
          <w:tcPr>
            <w:tcW w:w="681" w:type="dxa"/>
            <w:tcMar>
              <w:top w:w="0" w:type="dxa"/>
              <w:left w:w="115" w:type="dxa"/>
              <w:bottom w:w="0" w:type="dxa"/>
              <w:right w:w="115" w:type="dxa"/>
            </w:tcMar>
          </w:tcPr>
          <w:p w14:paraId="3ED4E871" w14:textId="77777777" w:rsidR="001B1120" w:rsidRPr="004227DB" w:rsidRDefault="00C96362">
            <w:pPr>
              <w:rPr>
                <w:sz w:val="14"/>
                <w:szCs w:val="14"/>
              </w:rPr>
            </w:pPr>
            <w:r w:rsidRPr="004227DB">
              <w:rPr>
                <w:sz w:val="14"/>
                <w:szCs w:val="14"/>
              </w:rPr>
              <w:t>Page</w:t>
            </w:r>
          </w:p>
        </w:tc>
      </w:tr>
      <w:tr w:rsidR="00AA1678" w:rsidRPr="00F54185" w14:paraId="6FD6CCA4" w14:textId="77777777">
        <w:tc>
          <w:tcPr>
            <w:tcW w:w="841" w:type="dxa"/>
            <w:tcMar>
              <w:top w:w="0" w:type="dxa"/>
              <w:left w:w="115" w:type="dxa"/>
              <w:bottom w:w="0" w:type="dxa"/>
              <w:right w:w="115" w:type="dxa"/>
            </w:tcMar>
          </w:tcPr>
          <w:p w14:paraId="7BDB1B3D" w14:textId="77777777" w:rsidR="001B1120" w:rsidRDefault="00C96362">
            <w:r>
              <w:t>3.1</w:t>
            </w:r>
          </w:p>
        </w:tc>
        <w:tc>
          <w:tcPr>
            <w:tcW w:w="7118" w:type="dxa"/>
            <w:tcMar>
              <w:top w:w="0" w:type="dxa"/>
              <w:left w:w="115" w:type="dxa"/>
              <w:bottom w:w="0" w:type="dxa"/>
              <w:right w:w="115" w:type="dxa"/>
            </w:tcMar>
          </w:tcPr>
          <w:p w14:paraId="1FB0FC5B" w14:textId="77777777" w:rsidR="001B1120" w:rsidRDefault="00C96362">
            <w:r>
              <w:t>Agile Development Cycle Used in the Study</w:t>
            </w:r>
          </w:p>
        </w:tc>
        <w:tc>
          <w:tcPr>
            <w:tcW w:w="681" w:type="dxa"/>
            <w:tcMar>
              <w:top w:w="0" w:type="dxa"/>
              <w:left w:w="115" w:type="dxa"/>
              <w:bottom w:w="0" w:type="dxa"/>
              <w:right w:w="115" w:type="dxa"/>
            </w:tcMar>
          </w:tcPr>
          <w:p w14:paraId="63CDF903" w14:textId="7145FA98" w:rsidR="00D45E7E" w:rsidRDefault="00FF7A0B">
            <w:r>
              <w:fldChar w:fldCharType="begin"/>
            </w:r>
            <w:r>
              <w:instrText xml:space="preserve"> PAGEREF kodigo_figure_3_1 \h </w:instrText>
            </w:r>
            <w:r>
              <w:fldChar w:fldCharType="separate"/>
            </w:r>
            <w:r w:rsidR="00AF5D3B">
              <w:rPr>
                <w:noProof/>
              </w:rPr>
              <w:t>44</w:t>
            </w:r>
            <w:r>
              <w:fldChar w:fldCharType="end"/>
            </w:r>
          </w:p>
        </w:tc>
      </w:tr>
      <w:tr w:rsidR="00AA1678" w:rsidRPr="00F54185" w14:paraId="7D8E1BA8" w14:textId="77777777">
        <w:tc>
          <w:tcPr>
            <w:tcW w:w="841" w:type="dxa"/>
            <w:tcMar>
              <w:top w:w="0" w:type="dxa"/>
              <w:left w:w="115" w:type="dxa"/>
              <w:bottom w:w="0" w:type="dxa"/>
              <w:right w:w="115" w:type="dxa"/>
            </w:tcMar>
          </w:tcPr>
          <w:p w14:paraId="1E75A6A4" w14:textId="77777777" w:rsidR="001B1120" w:rsidRDefault="00C96362">
            <w:r>
              <w:t>3.2</w:t>
            </w:r>
          </w:p>
        </w:tc>
        <w:tc>
          <w:tcPr>
            <w:tcW w:w="7118" w:type="dxa"/>
            <w:tcMar>
              <w:top w:w="0" w:type="dxa"/>
              <w:left w:w="115" w:type="dxa"/>
              <w:bottom w:w="0" w:type="dxa"/>
              <w:right w:w="115" w:type="dxa"/>
            </w:tcMar>
          </w:tcPr>
          <w:p w14:paraId="2286AD2F" w14:textId="77777777" w:rsidR="001B1120" w:rsidRDefault="00C96362">
            <w:r>
              <w:t>Conceptual Framework of the Kodigo System</w:t>
            </w:r>
          </w:p>
        </w:tc>
        <w:tc>
          <w:tcPr>
            <w:tcW w:w="681" w:type="dxa"/>
            <w:tcMar>
              <w:top w:w="0" w:type="dxa"/>
              <w:left w:w="115" w:type="dxa"/>
              <w:bottom w:w="0" w:type="dxa"/>
              <w:right w:w="115" w:type="dxa"/>
            </w:tcMar>
          </w:tcPr>
          <w:p w14:paraId="23AEA21E" w14:textId="6446ABB5" w:rsidR="00D45E7E" w:rsidRDefault="00FF7A0B">
            <w:r>
              <w:fldChar w:fldCharType="begin"/>
            </w:r>
            <w:r>
              <w:instrText xml:space="preserve"> PAGEREF kodigo_figure_3_2 \h </w:instrText>
            </w:r>
            <w:r>
              <w:fldChar w:fldCharType="separate"/>
            </w:r>
            <w:r w:rsidR="00AF5D3B">
              <w:rPr>
                <w:noProof/>
              </w:rPr>
              <w:t>46</w:t>
            </w:r>
            <w:r>
              <w:fldChar w:fldCharType="end"/>
            </w:r>
          </w:p>
        </w:tc>
      </w:tr>
      <w:tr w:rsidR="00AA1678" w:rsidRPr="00F54185" w14:paraId="28FF7C22" w14:textId="77777777">
        <w:tc>
          <w:tcPr>
            <w:tcW w:w="841" w:type="dxa"/>
            <w:tcMar>
              <w:top w:w="0" w:type="dxa"/>
              <w:left w:w="115" w:type="dxa"/>
              <w:bottom w:w="0" w:type="dxa"/>
              <w:right w:w="115" w:type="dxa"/>
            </w:tcMar>
          </w:tcPr>
          <w:p w14:paraId="4FC7F62A" w14:textId="77777777" w:rsidR="001B1120" w:rsidRDefault="00C96362">
            <w:r>
              <w:t>3.3</w:t>
            </w:r>
          </w:p>
        </w:tc>
        <w:tc>
          <w:tcPr>
            <w:tcW w:w="7118" w:type="dxa"/>
            <w:tcMar>
              <w:top w:w="0" w:type="dxa"/>
              <w:left w:w="115" w:type="dxa"/>
              <w:bottom w:w="0" w:type="dxa"/>
              <w:right w:w="115" w:type="dxa"/>
            </w:tcMar>
          </w:tcPr>
          <w:p w14:paraId="453B8618" w14:textId="77777777" w:rsidR="001B1120" w:rsidRDefault="00C96362">
            <w:r>
              <w:t>UML Use-Case Diagram of the Kodigo System</w:t>
            </w:r>
          </w:p>
        </w:tc>
        <w:tc>
          <w:tcPr>
            <w:tcW w:w="681" w:type="dxa"/>
            <w:tcMar>
              <w:top w:w="0" w:type="dxa"/>
              <w:left w:w="115" w:type="dxa"/>
              <w:bottom w:w="0" w:type="dxa"/>
              <w:right w:w="115" w:type="dxa"/>
            </w:tcMar>
          </w:tcPr>
          <w:p w14:paraId="17942295" w14:textId="65996289" w:rsidR="00D45E7E" w:rsidRDefault="00FF7A0B">
            <w:r>
              <w:fldChar w:fldCharType="begin"/>
            </w:r>
            <w:r>
              <w:instrText xml:space="preserve"> PAGEREF kodigo_figure_3_3 \h </w:instrText>
            </w:r>
            <w:r>
              <w:fldChar w:fldCharType="separate"/>
            </w:r>
            <w:r w:rsidR="00AF5D3B">
              <w:rPr>
                <w:noProof/>
              </w:rPr>
              <w:t>56</w:t>
            </w:r>
            <w:r>
              <w:fldChar w:fldCharType="end"/>
            </w:r>
          </w:p>
        </w:tc>
      </w:tr>
      <w:tr w:rsidR="00AA1678" w:rsidRPr="00F54185" w14:paraId="0C650BBD" w14:textId="77777777">
        <w:tc>
          <w:tcPr>
            <w:tcW w:w="841" w:type="dxa"/>
            <w:tcMar>
              <w:top w:w="0" w:type="dxa"/>
              <w:left w:w="115" w:type="dxa"/>
              <w:bottom w:w="0" w:type="dxa"/>
              <w:right w:w="115" w:type="dxa"/>
            </w:tcMar>
          </w:tcPr>
          <w:p w14:paraId="6C49DB32" w14:textId="77777777" w:rsidR="001B1120" w:rsidRDefault="00C96362">
            <w:r>
              <w:t>3.4</w:t>
            </w:r>
          </w:p>
        </w:tc>
        <w:tc>
          <w:tcPr>
            <w:tcW w:w="7118" w:type="dxa"/>
            <w:tcMar>
              <w:top w:w="0" w:type="dxa"/>
              <w:left w:w="115" w:type="dxa"/>
              <w:bottom w:w="0" w:type="dxa"/>
              <w:right w:w="115" w:type="dxa"/>
            </w:tcMar>
          </w:tcPr>
          <w:p w14:paraId="686B0BDE" w14:textId="77777777" w:rsidR="001B1120" w:rsidRDefault="00C96362">
            <w:r>
              <w:t>Context Flow Diagram of the Kodigo System</w:t>
            </w:r>
          </w:p>
        </w:tc>
        <w:tc>
          <w:tcPr>
            <w:tcW w:w="681" w:type="dxa"/>
            <w:tcMar>
              <w:top w:w="0" w:type="dxa"/>
              <w:left w:w="115" w:type="dxa"/>
              <w:bottom w:w="0" w:type="dxa"/>
              <w:right w:w="115" w:type="dxa"/>
            </w:tcMar>
          </w:tcPr>
          <w:p w14:paraId="6DB3237B" w14:textId="0BD13D14" w:rsidR="00D45E7E" w:rsidRDefault="00FF7A0B">
            <w:r>
              <w:fldChar w:fldCharType="begin"/>
            </w:r>
            <w:r>
              <w:instrText xml:space="preserve"> PAGEREF kodigo_figure_3_4 \h </w:instrText>
            </w:r>
            <w:r>
              <w:fldChar w:fldCharType="separate"/>
            </w:r>
            <w:r w:rsidR="00AF5D3B">
              <w:rPr>
                <w:noProof/>
              </w:rPr>
              <w:t>57</w:t>
            </w:r>
            <w:r>
              <w:fldChar w:fldCharType="end"/>
            </w:r>
          </w:p>
        </w:tc>
      </w:tr>
      <w:tr w:rsidR="00AA1678" w:rsidRPr="00F54185" w14:paraId="645996A5" w14:textId="77777777">
        <w:tc>
          <w:tcPr>
            <w:tcW w:w="841" w:type="dxa"/>
            <w:tcMar>
              <w:top w:w="0" w:type="dxa"/>
              <w:left w:w="115" w:type="dxa"/>
              <w:bottom w:w="0" w:type="dxa"/>
              <w:right w:w="115" w:type="dxa"/>
            </w:tcMar>
          </w:tcPr>
          <w:p w14:paraId="1B80146C" w14:textId="77777777" w:rsidR="001B1120" w:rsidRDefault="00C96362">
            <w:r>
              <w:t>3.5</w:t>
            </w:r>
          </w:p>
        </w:tc>
        <w:tc>
          <w:tcPr>
            <w:tcW w:w="7118" w:type="dxa"/>
            <w:tcMar>
              <w:top w:w="0" w:type="dxa"/>
              <w:left w:w="115" w:type="dxa"/>
              <w:bottom w:w="0" w:type="dxa"/>
              <w:right w:w="115" w:type="dxa"/>
            </w:tcMar>
          </w:tcPr>
          <w:p w14:paraId="1B9C4702" w14:textId="77777777" w:rsidR="001B1120" w:rsidRDefault="00C96362">
            <w:r>
              <w:t>Data Flow Diagram (Level 1) of the Kodigo System</w:t>
            </w:r>
          </w:p>
        </w:tc>
        <w:tc>
          <w:tcPr>
            <w:tcW w:w="681" w:type="dxa"/>
            <w:tcMar>
              <w:top w:w="0" w:type="dxa"/>
              <w:left w:w="115" w:type="dxa"/>
              <w:bottom w:w="0" w:type="dxa"/>
              <w:right w:w="115" w:type="dxa"/>
            </w:tcMar>
          </w:tcPr>
          <w:p w14:paraId="555CCE0C" w14:textId="0B275C58" w:rsidR="00D45E7E" w:rsidRDefault="00FF7A0B">
            <w:r>
              <w:fldChar w:fldCharType="begin"/>
            </w:r>
            <w:r>
              <w:instrText xml:space="preserve"> PAGEREF kodigo_figure_3_5 \h </w:instrText>
            </w:r>
            <w:r>
              <w:fldChar w:fldCharType="separate"/>
            </w:r>
            <w:r w:rsidR="00AF5D3B">
              <w:rPr>
                <w:noProof/>
              </w:rPr>
              <w:t>58</w:t>
            </w:r>
            <w:r>
              <w:fldChar w:fldCharType="end"/>
            </w:r>
          </w:p>
        </w:tc>
      </w:tr>
      <w:tr w:rsidR="00AA1678" w:rsidRPr="00F54185" w14:paraId="1A043298" w14:textId="77777777">
        <w:tc>
          <w:tcPr>
            <w:tcW w:w="841" w:type="dxa"/>
            <w:tcMar>
              <w:top w:w="0" w:type="dxa"/>
              <w:left w:w="115" w:type="dxa"/>
              <w:bottom w:w="0" w:type="dxa"/>
              <w:right w:w="115" w:type="dxa"/>
            </w:tcMar>
          </w:tcPr>
          <w:p w14:paraId="5BF5348C" w14:textId="77777777" w:rsidR="001B1120" w:rsidRDefault="00C96362">
            <w:r>
              <w:t>3.6</w:t>
            </w:r>
          </w:p>
        </w:tc>
        <w:tc>
          <w:tcPr>
            <w:tcW w:w="7118" w:type="dxa"/>
            <w:tcMar>
              <w:top w:w="0" w:type="dxa"/>
              <w:left w:w="115" w:type="dxa"/>
              <w:bottom w:w="0" w:type="dxa"/>
              <w:right w:w="115" w:type="dxa"/>
            </w:tcMar>
          </w:tcPr>
          <w:p w14:paraId="68EDBB52" w14:textId="77777777" w:rsidR="001B1120" w:rsidRDefault="00C96362">
            <w:r>
              <w:t>Admin Onboarding Page</w:t>
            </w:r>
          </w:p>
        </w:tc>
        <w:tc>
          <w:tcPr>
            <w:tcW w:w="681" w:type="dxa"/>
            <w:tcMar>
              <w:top w:w="0" w:type="dxa"/>
              <w:left w:w="115" w:type="dxa"/>
              <w:bottom w:w="0" w:type="dxa"/>
              <w:right w:w="115" w:type="dxa"/>
            </w:tcMar>
          </w:tcPr>
          <w:p w14:paraId="0338182D" w14:textId="3DC5F436" w:rsidR="00D45E7E" w:rsidRDefault="00FF7A0B">
            <w:r>
              <w:fldChar w:fldCharType="begin"/>
            </w:r>
            <w:r>
              <w:instrText xml:space="preserve"> PAGEREF kodigo_figure_3_6 \h </w:instrText>
            </w:r>
            <w:r>
              <w:fldChar w:fldCharType="separate"/>
            </w:r>
            <w:r w:rsidR="00AF5D3B">
              <w:rPr>
                <w:noProof/>
              </w:rPr>
              <w:t>59</w:t>
            </w:r>
            <w:r>
              <w:fldChar w:fldCharType="end"/>
            </w:r>
          </w:p>
        </w:tc>
      </w:tr>
      <w:tr w:rsidR="00AA1678" w:rsidRPr="00F54185" w14:paraId="3C61C391" w14:textId="77777777">
        <w:tc>
          <w:tcPr>
            <w:tcW w:w="841" w:type="dxa"/>
            <w:tcMar>
              <w:top w:w="0" w:type="dxa"/>
              <w:left w:w="115" w:type="dxa"/>
              <w:bottom w:w="0" w:type="dxa"/>
              <w:right w:w="115" w:type="dxa"/>
            </w:tcMar>
          </w:tcPr>
          <w:p w14:paraId="2E15A632" w14:textId="77777777" w:rsidR="001B1120" w:rsidRDefault="00C96362">
            <w:r>
              <w:t>3.7</w:t>
            </w:r>
          </w:p>
        </w:tc>
        <w:tc>
          <w:tcPr>
            <w:tcW w:w="7118" w:type="dxa"/>
            <w:tcMar>
              <w:top w:w="0" w:type="dxa"/>
              <w:left w:w="115" w:type="dxa"/>
              <w:bottom w:w="0" w:type="dxa"/>
              <w:right w:w="115" w:type="dxa"/>
            </w:tcMar>
          </w:tcPr>
          <w:p w14:paraId="0F95A6C1" w14:textId="77777777" w:rsidR="001B1120" w:rsidRDefault="00C96362">
            <w:r>
              <w:t>Login Page</w:t>
            </w:r>
          </w:p>
        </w:tc>
        <w:tc>
          <w:tcPr>
            <w:tcW w:w="681" w:type="dxa"/>
            <w:tcMar>
              <w:top w:w="0" w:type="dxa"/>
              <w:left w:w="115" w:type="dxa"/>
              <w:bottom w:w="0" w:type="dxa"/>
              <w:right w:w="115" w:type="dxa"/>
            </w:tcMar>
          </w:tcPr>
          <w:p w14:paraId="7B2B04BD" w14:textId="3D449D81" w:rsidR="00D45E7E" w:rsidRDefault="00FF7A0B">
            <w:r>
              <w:fldChar w:fldCharType="begin"/>
            </w:r>
            <w:r>
              <w:instrText xml:space="preserve"> PAGEREF kodigo_figure_3_7 \h </w:instrText>
            </w:r>
            <w:r>
              <w:fldChar w:fldCharType="separate"/>
            </w:r>
            <w:r w:rsidR="00AF5D3B">
              <w:rPr>
                <w:noProof/>
              </w:rPr>
              <w:t>60</w:t>
            </w:r>
            <w:r>
              <w:fldChar w:fldCharType="end"/>
            </w:r>
          </w:p>
        </w:tc>
      </w:tr>
      <w:tr w:rsidR="00AA1678" w:rsidRPr="00F54185" w14:paraId="24F1E018" w14:textId="77777777">
        <w:tc>
          <w:tcPr>
            <w:tcW w:w="841" w:type="dxa"/>
            <w:tcMar>
              <w:top w:w="0" w:type="dxa"/>
              <w:left w:w="115" w:type="dxa"/>
              <w:bottom w:w="0" w:type="dxa"/>
              <w:right w:w="115" w:type="dxa"/>
            </w:tcMar>
          </w:tcPr>
          <w:p w14:paraId="0D9863BA" w14:textId="77777777" w:rsidR="001B1120" w:rsidRDefault="00C96362">
            <w:r>
              <w:t>3.8</w:t>
            </w:r>
          </w:p>
        </w:tc>
        <w:tc>
          <w:tcPr>
            <w:tcW w:w="7118" w:type="dxa"/>
            <w:tcMar>
              <w:top w:w="0" w:type="dxa"/>
              <w:left w:w="115" w:type="dxa"/>
              <w:bottom w:w="0" w:type="dxa"/>
              <w:right w:w="115" w:type="dxa"/>
            </w:tcMar>
          </w:tcPr>
          <w:p w14:paraId="2A368614" w14:textId="77777777" w:rsidR="001B1120" w:rsidRDefault="00C96362">
            <w:r>
              <w:t>General Settings Page</w:t>
            </w:r>
          </w:p>
        </w:tc>
        <w:tc>
          <w:tcPr>
            <w:tcW w:w="681" w:type="dxa"/>
            <w:tcMar>
              <w:top w:w="0" w:type="dxa"/>
              <w:left w:w="115" w:type="dxa"/>
              <w:bottom w:w="0" w:type="dxa"/>
              <w:right w:w="115" w:type="dxa"/>
            </w:tcMar>
          </w:tcPr>
          <w:p w14:paraId="08C266E4" w14:textId="23CDB68C" w:rsidR="00D45E7E" w:rsidRDefault="00FF7A0B">
            <w:r>
              <w:fldChar w:fldCharType="begin"/>
            </w:r>
            <w:r>
              <w:instrText xml:space="preserve"> PAGEREF kodigo_figure_3_8 \h </w:instrText>
            </w:r>
            <w:r>
              <w:fldChar w:fldCharType="separate"/>
            </w:r>
            <w:r w:rsidR="00AF5D3B">
              <w:rPr>
                <w:noProof/>
              </w:rPr>
              <w:t>61</w:t>
            </w:r>
            <w:r>
              <w:fldChar w:fldCharType="end"/>
            </w:r>
          </w:p>
        </w:tc>
      </w:tr>
      <w:tr w:rsidR="00AA1678" w:rsidRPr="00F54185" w14:paraId="68463AF8" w14:textId="77777777">
        <w:tc>
          <w:tcPr>
            <w:tcW w:w="841" w:type="dxa"/>
            <w:tcMar>
              <w:top w:w="0" w:type="dxa"/>
              <w:left w:w="115" w:type="dxa"/>
              <w:bottom w:w="0" w:type="dxa"/>
              <w:right w:w="115" w:type="dxa"/>
            </w:tcMar>
          </w:tcPr>
          <w:p w14:paraId="6E2EB316" w14:textId="77777777" w:rsidR="001B1120" w:rsidRDefault="00C96362">
            <w:r>
              <w:t>3.9</w:t>
            </w:r>
          </w:p>
        </w:tc>
        <w:tc>
          <w:tcPr>
            <w:tcW w:w="7118" w:type="dxa"/>
            <w:tcMar>
              <w:top w:w="0" w:type="dxa"/>
              <w:left w:w="115" w:type="dxa"/>
              <w:bottom w:w="0" w:type="dxa"/>
              <w:right w:w="115" w:type="dxa"/>
            </w:tcMar>
          </w:tcPr>
          <w:p w14:paraId="10993FF1" w14:textId="77777777" w:rsidR="001B1120" w:rsidRDefault="00C96362">
            <w:r>
              <w:t>User Management Page</w:t>
            </w:r>
          </w:p>
        </w:tc>
        <w:tc>
          <w:tcPr>
            <w:tcW w:w="681" w:type="dxa"/>
            <w:tcMar>
              <w:top w:w="0" w:type="dxa"/>
              <w:left w:w="115" w:type="dxa"/>
              <w:bottom w:w="0" w:type="dxa"/>
              <w:right w:w="115" w:type="dxa"/>
            </w:tcMar>
          </w:tcPr>
          <w:p w14:paraId="6236B839" w14:textId="3C9B8A73" w:rsidR="00D45E7E" w:rsidRDefault="00FF7A0B">
            <w:r>
              <w:fldChar w:fldCharType="begin"/>
            </w:r>
            <w:r>
              <w:instrText xml:space="preserve"> PAGEREF kodigo_figure_3_9 \h </w:instrText>
            </w:r>
            <w:r>
              <w:fldChar w:fldCharType="separate"/>
            </w:r>
            <w:r w:rsidR="00AF5D3B">
              <w:rPr>
                <w:noProof/>
              </w:rPr>
              <w:t>62</w:t>
            </w:r>
            <w:r>
              <w:fldChar w:fldCharType="end"/>
            </w:r>
          </w:p>
        </w:tc>
      </w:tr>
      <w:tr w:rsidR="00AA1678" w:rsidRPr="00F54185" w14:paraId="70566651" w14:textId="77777777">
        <w:tc>
          <w:tcPr>
            <w:tcW w:w="841" w:type="dxa"/>
            <w:tcMar>
              <w:top w:w="0" w:type="dxa"/>
              <w:left w:w="115" w:type="dxa"/>
              <w:bottom w:w="0" w:type="dxa"/>
              <w:right w:w="115" w:type="dxa"/>
            </w:tcMar>
          </w:tcPr>
          <w:p w14:paraId="69513B3F" w14:textId="77777777" w:rsidR="001B1120" w:rsidRDefault="00C96362">
            <w:r>
              <w:t>3.10</w:t>
            </w:r>
          </w:p>
        </w:tc>
        <w:tc>
          <w:tcPr>
            <w:tcW w:w="7118" w:type="dxa"/>
            <w:tcMar>
              <w:top w:w="0" w:type="dxa"/>
              <w:left w:w="115" w:type="dxa"/>
              <w:bottom w:w="0" w:type="dxa"/>
              <w:right w:w="115" w:type="dxa"/>
            </w:tcMar>
          </w:tcPr>
          <w:p w14:paraId="6C5AC317" w14:textId="77777777" w:rsidR="001B1120" w:rsidRDefault="00C96362">
            <w:r>
              <w:t>Invite User Modal</w:t>
            </w:r>
          </w:p>
        </w:tc>
        <w:tc>
          <w:tcPr>
            <w:tcW w:w="681" w:type="dxa"/>
            <w:tcMar>
              <w:top w:w="0" w:type="dxa"/>
              <w:left w:w="115" w:type="dxa"/>
              <w:bottom w:w="0" w:type="dxa"/>
              <w:right w:w="115" w:type="dxa"/>
            </w:tcMar>
          </w:tcPr>
          <w:p w14:paraId="70FB3613" w14:textId="4AFE136B" w:rsidR="00D45E7E" w:rsidRDefault="00FF7A0B">
            <w:r>
              <w:fldChar w:fldCharType="begin"/>
            </w:r>
            <w:r>
              <w:instrText xml:space="preserve"> PAGEREF kodigo_figure_3_10 \h </w:instrText>
            </w:r>
            <w:r>
              <w:fldChar w:fldCharType="separate"/>
            </w:r>
            <w:r w:rsidR="00AF5D3B">
              <w:rPr>
                <w:noProof/>
              </w:rPr>
              <w:t>62</w:t>
            </w:r>
            <w:r>
              <w:fldChar w:fldCharType="end"/>
            </w:r>
          </w:p>
        </w:tc>
      </w:tr>
      <w:tr w:rsidR="00AA1678" w:rsidRPr="00F54185" w14:paraId="3E8DB02E" w14:textId="77777777">
        <w:tc>
          <w:tcPr>
            <w:tcW w:w="841" w:type="dxa"/>
            <w:tcMar>
              <w:top w:w="0" w:type="dxa"/>
              <w:left w:w="115" w:type="dxa"/>
              <w:bottom w:w="0" w:type="dxa"/>
              <w:right w:w="115" w:type="dxa"/>
            </w:tcMar>
          </w:tcPr>
          <w:p w14:paraId="3DA03586" w14:textId="77777777" w:rsidR="001B1120" w:rsidRDefault="00C96362">
            <w:r>
              <w:t>3.11</w:t>
            </w:r>
          </w:p>
        </w:tc>
        <w:tc>
          <w:tcPr>
            <w:tcW w:w="7118" w:type="dxa"/>
            <w:tcMar>
              <w:top w:w="0" w:type="dxa"/>
              <w:left w:w="115" w:type="dxa"/>
              <w:bottom w:w="0" w:type="dxa"/>
              <w:right w:w="115" w:type="dxa"/>
            </w:tcMar>
          </w:tcPr>
          <w:p w14:paraId="46323883" w14:textId="77777777" w:rsidR="001B1120" w:rsidRDefault="00C96362">
            <w:r>
              <w:t>Notification Preferences Page</w:t>
            </w:r>
          </w:p>
        </w:tc>
        <w:tc>
          <w:tcPr>
            <w:tcW w:w="681" w:type="dxa"/>
            <w:tcMar>
              <w:top w:w="0" w:type="dxa"/>
              <w:left w:w="115" w:type="dxa"/>
              <w:bottom w:w="0" w:type="dxa"/>
              <w:right w:w="115" w:type="dxa"/>
            </w:tcMar>
          </w:tcPr>
          <w:p w14:paraId="0FAEC379" w14:textId="60F559F1" w:rsidR="00D45E7E" w:rsidRDefault="00FF7A0B">
            <w:r>
              <w:fldChar w:fldCharType="begin"/>
            </w:r>
            <w:r>
              <w:instrText xml:space="preserve"> PAGEREF kodigo_figure_3_11 \h </w:instrText>
            </w:r>
            <w:r>
              <w:fldChar w:fldCharType="separate"/>
            </w:r>
            <w:r w:rsidR="00AF5D3B">
              <w:rPr>
                <w:noProof/>
              </w:rPr>
              <w:t>63</w:t>
            </w:r>
            <w:r>
              <w:fldChar w:fldCharType="end"/>
            </w:r>
          </w:p>
        </w:tc>
      </w:tr>
      <w:tr w:rsidR="00AA1678" w:rsidRPr="00F54185" w14:paraId="2B28CEC5" w14:textId="77777777">
        <w:tc>
          <w:tcPr>
            <w:tcW w:w="841" w:type="dxa"/>
            <w:tcMar>
              <w:top w:w="0" w:type="dxa"/>
              <w:left w:w="115" w:type="dxa"/>
              <w:bottom w:w="0" w:type="dxa"/>
              <w:right w:w="115" w:type="dxa"/>
            </w:tcMar>
          </w:tcPr>
          <w:p w14:paraId="5CACA987" w14:textId="77777777" w:rsidR="001B1120" w:rsidRDefault="00C96362">
            <w:r>
              <w:t>3.12</w:t>
            </w:r>
          </w:p>
        </w:tc>
        <w:tc>
          <w:tcPr>
            <w:tcW w:w="7118" w:type="dxa"/>
            <w:tcMar>
              <w:top w:w="0" w:type="dxa"/>
              <w:left w:w="115" w:type="dxa"/>
              <w:bottom w:w="0" w:type="dxa"/>
              <w:right w:w="115" w:type="dxa"/>
            </w:tcMar>
          </w:tcPr>
          <w:p w14:paraId="66F0918F" w14:textId="77777777" w:rsidR="001B1120" w:rsidRDefault="00C96362">
            <w:r>
              <w:t>Security Settings Page</w:t>
            </w:r>
          </w:p>
        </w:tc>
        <w:tc>
          <w:tcPr>
            <w:tcW w:w="681" w:type="dxa"/>
            <w:tcMar>
              <w:top w:w="0" w:type="dxa"/>
              <w:left w:w="115" w:type="dxa"/>
              <w:bottom w:w="0" w:type="dxa"/>
              <w:right w:w="115" w:type="dxa"/>
            </w:tcMar>
          </w:tcPr>
          <w:p w14:paraId="360CFBE8" w14:textId="6E7F409D" w:rsidR="00D45E7E" w:rsidRDefault="00FF7A0B">
            <w:r>
              <w:fldChar w:fldCharType="begin"/>
            </w:r>
            <w:r>
              <w:instrText xml:space="preserve"> PAGEREF kodigo_figure_3_12 \h </w:instrText>
            </w:r>
            <w:r>
              <w:fldChar w:fldCharType="separate"/>
            </w:r>
            <w:r w:rsidR="00AF5D3B">
              <w:rPr>
                <w:noProof/>
              </w:rPr>
              <w:t>64</w:t>
            </w:r>
            <w:r>
              <w:fldChar w:fldCharType="end"/>
            </w:r>
          </w:p>
        </w:tc>
      </w:tr>
      <w:tr w:rsidR="00AA1678" w:rsidRPr="00F54185" w14:paraId="745DC045" w14:textId="77777777">
        <w:tc>
          <w:tcPr>
            <w:tcW w:w="841" w:type="dxa"/>
            <w:tcMar>
              <w:top w:w="0" w:type="dxa"/>
              <w:left w:w="115" w:type="dxa"/>
              <w:bottom w:w="0" w:type="dxa"/>
              <w:right w:w="115" w:type="dxa"/>
            </w:tcMar>
          </w:tcPr>
          <w:p w14:paraId="57912D16" w14:textId="77777777" w:rsidR="001B1120" w:rsidRDefault="00C96362">
            <w:r>
              <w:t>3.13</w:t>
            </w:r>
          </w:p>
        </w:tc>
        <w:tc>
          <w:tcPr>
            <w:tcW w:w="7118" w:type="dxa"/>
            <w:tcMar>
              <w:top w:w="0" w:type="dxa"/>
              <w:left w:w="115" w:type="dxa"/>
              <w:bottom w:w="0" w:type="dxa"/>
              <w:right w:w="115" w:type="dxa"/>
            </w:tcMar>
          </w:tcPr>
          <w:p w14:paraId="777B96CE" w14:textId="77777777" w:rsidR="001B1120" w:rsidRDefault="00C96362">
            <w:r>
              <w:t>Dashboard Page</w:t>
            </w:r>
          </w:p>
        </w:tc>
        <w:tc>
          <w:tcPr>
            <w:tcW w:w="681" w:type="dxa"/>
            <w:tcMar>
              <w:top w:w="0" w:type="dxa"/>
              <w:left w:w="115" w:type="dxa"/>
              <w:bottom w:w="0" w:type="dxa"/>
              <w:right w:w="115" w:type="dxa"/>
            </w:tcMar>
          </w:tcPr>
          <w:p w14:paraId="5B5559AA" w14:textId="55551A83" w:rsidR="00D45E7E" w:rsidRDefault="00FF7A0B">
            <w:r>
              <w:fldChar w:fldCharType="begin"/>
            </w:r>
            <w:r>
              <w:instrText xml:space="preserve"> PAGEREF kodigo_figure_3_13 \h </w:instrText>
            </w:r>
            <w:r>
              <w:fldChar w:fldCharType="separate"/>
            </w:r>
            <w:r w:rsidR="00AF5D3B">
              <w:rPr>
                <w:noProof/>
              </w:rPr>
              <w:t>65</w:t>
            </w:r>
            <w:r>
              <w:fldChar w:fldCharType="end"/>
            </w:r>
          </w:p>
        </w:tc>
      </w:tr>
      <w:tr w:rsidR="00AA1678" w:rsidRPr="00F54185" w14:paraId="12572EFF" w14:textId="77777777">
        <w:tc>
          <w:tcPr>
            <w:tcW w:w="841" w:type="dxa"/>
            <w:tcMar>
              <w:top w:w="0" w:type="dxa"/>
              <w:left w:w="115" w:type="dxa"/>
              <w:bottom w:w="0" w:type="dxa"/>
              <w:right w:w="115" w:type="dxa"/>
            </w:tcMar>
          </w:tcPr>
          <w:p w14:paraId="4BA61E63" w14:textId="77777777" w:rsidR="001B1120" w:rsidRDefault="00C96362">
            <w:r>
              <w:t>3.14</w:t>
            </w:r>
          </w:p>
        </w:tc>
        <w:tc>
          <w:tcPr>
            <w:tcW w:w="7118" w:type="dxa"/>
            <w:tcMar>
              <w:top w:w="0" w:type="dxa"/>
              <w:left w:w="115" w:type="dxa"/>
              <w:bottom w:w="0" w:type="dxa"/>
              <w:right w:w="115" w:type="dxa"/>
            </w:tcMar>
          </w:tcPr>
          <w:p w14:paraId="3EE8979A" w14:textId="77777777" w:rsidR="001B1120" w:rsidRDefault="00C96362">
            <w:r>
              <w:t>Inventory List Page</w:t>
            </w:r>
          </w:p>
        </w:tc>
        <w:tc>
          <w:tcPr>
            <w:tcW w:w="681" w:type="dxa"/>
            <w:tcMar>
              <w:top w:w="0" w:type="dxa"/>
              <w:left w:w="115" w:type="dxa"/>
              <w:bottom w:w="0" w:type="dxa"/>
              <w:right w:w="115" w:type="dxa"/>
            </w:tcMar>
          </w:tcPr>
          <w:p w14:paraId="7C0CCE67" w14:textId="04B6298A" w:rsidR="00D45E7E" w:rsidRDefault="00FF7A0B">
            <w:r>
              <w:fldChar w:fldCharType="begin"/>
            </w:r>
            <w:r>
              <w:instrText xml:space="preserve"> PAGEREF kodigo_figure_3_14 \h </w:instrText>
            </w:r>
            <w:r>
              <w:fldChar w:fldCharType="separate"/>
            </w:r>
            <w:r w:rsidR="00AF5D3B">
              <w:rPr>
                <w:noProof/>
              </w:rPr>
              <w:t>65</w:t>
            </w:r>
            <w:r>
              <w:fldChar w:fldCharType="end"/>
            </w:r>
          </w:p>
        </w:tc>
      </w:tr>
      <w:tr w:rsidR="00AA1678" w:rsidRPr="00F54185" w14:paraId="53855D46" w14:textId="77777777">
        <w:tc>
          <w:tcPr>
            <w:tcW w:w="841" w:type="dxa"/>
            <w:tcMar>
              <w:top w:w="0" w:type="dxa"/>
              <w:left w:w="115" w:type="dxa"/>
              <w:bottom w:w="0" w:type="dxa"/>
              <w:right w:w="115" w:type="dxa"/>
            </w:tcMar>
          </w:tcPr>
          <w:p w14:paraId="35B29D91" w14:textId="77777777" w:rsidR="001B1120" w:rsidRDefault="00C96362">
            <w:r>
              <w:t>3.15</w:t>
            </w:r>
          </w:p>
        </w:tc>
        <w:tc>
          <w:tcPr>
            <w:tcW w:w="7118" w:type="dxa"/>
            <w:tcMar>
              <w:top w:w="0" w:type="dxa"/>
              <w:left w:w="115" w:type="dxa"/>
              <w:bottom w:w="0" w:type="dxa"/>
              <w:right w:w="115" w:type="dxa"/>
            </w:tcMar>
          </w:tcPr>
          <w:p w14:paraId="20538E9B" w14:textId="77777777" w:rsidR="001B1120" w:rsidRDefault="00C96362">
            <w:r>
              <w:t>Add Product Page</w:t>
            </w:r>
          </w:p>
        </w:tc>
        <w:tc>
          <w:tcPr>
            <w:tcW w:w="681" w:type="dxa"/>
            <w:tcMar>
              <w:top w:w="0" w:type="dxa"/>
              <w:left w:w="115" w:type="dxa"/>
              <w:bottom w:w="0" w:type="dxa"/>
              <w:right w:w="115" w:type="dxa"/>
            </w:tcMar>
          </w:tcPr>
          <w:p w14:paraId="40929C5C" w14:textId="2FEA4C5F" w:rsidR="00D45E7E" w:rsidRDefault="00FF7A0B">
            <w:r>
              <w:fldChar w:fldCharType="begin"/>
            </w:r>
            <w:r>
              <w:instrText xml:space="preserve"> PAGEREF kodigo_figure_3_15 \h </w:instrText>
            </w:r>
            <w:r>
              <w:fldChar w:fldCharType="separate"/>
            </w:r>
            <w:r w:rsidR="00AF5D3B">
              <w:rPr>
                <w:noProof/>
              </w:rPr>
              <w:t>66</w:t>
            </w:r>
            <w:r>
              <w:fldChar w:fldCharType="end"/>
            </w:r>
          </w:p>
        </w:tc>
      </w:tr>
      <w:tr w:rsidR="00AA1678" w:rsidRPr="00F54185" w14:paraId="1C6B4B67" w14:textId="77777777">
        <w:tc>
          <w:tcPr>
            <w:tcW w:w="841" w:type="dxa"/>
            <w:tcMar>
              <w:top w:w="0" w:type="dxa"/>
              <w:left w:w="115" w:type="dxa"/>
              <w:bottom w:w="0" w:type="dxa"/>
              <w:right w:w="115" w:type="dxa"/>
            </w:tcMar>
          </w:tcPr>
          <w:p w14:paraId="3E5816D4" w14:textId="77777777" w:rsidR="001B1120" w:rsidRDefault="00C96362">
            <w:r>
              <w:t>3.16</w:t>
            </w:r>
          </w:p>
        </w:tc>
        <w:tc>
          <w:tcPr>
            <w:tcW w:w="7118" w:type="dxa"/>
            <w:tcMar>
              <w:top w:w="0" w:type="dxa"/>
              <w:left w:w="115" w:type="dxa"/>
              <w:bottom w:w="0" w:type="dxa"/>
              <w:right w:w="115" w:type="dxa"/>
            </w:tcMar>
          </w:tcPr>
          <w:p w14:paraId="54709908" w14:textId="77777777" w:rsidR="001B1120" w:rsidRDefault="00C96362">
            <w:r>
              <w:t>Suppliers Page</w:t>
            </w:r>
          </w:p>
        </w:tc>
        <w:tc>
          <w:tcPr>
            <w:tcW w:w="681" w:type="dxa"/>
            <w:tcMar>
              <w:top w:w="0" w:type="dxa"/>
              <w:left w:w="115" w:type="dxa"/>
              <w:bottom w:w="0" w:type="dxa"/>
              <w:right w:w="115" w:type="dxa"/>
            </w:tcMar>
          </w:tcPr>
          <w:p w14:paraId="7EABB5D3" w14:textId="462759CA" w:rsidR="00D45E7E" w:rsidRDefault="00FF7A0B">
            <w:r>
              <w:fldChar w:fldCharType="begin"/>
            </w:r>
            <w:r>
              <w:instrText xml:space="preserve"> PAGEREF kodigo_figure_3_16 \h </w:instrText>
            </w:r>
            <w:r>
              <w:fldChar w:fldCharType="separate"/>
            </w:r>
            <w:r w:rsidR="00AF5D3B">
              <w:rPr>
                <w:noProof/>
              </w:rPr>
              <w:t>67</w:t>
            </w:r>
            <w:r>
              <w:fldChar w:fldCharType="end"/>
            </w:r>
          </w:p>
        </w:tc>
      </w:tr>
      <w:tr w:rsidR="00AA1678" w:rsidRPr="00F54185" w14:paraId="6D81A228" w14:textId="77777777">
        <w:tc>
          <w:tcPr>
            <w:tcW w:w="841" w:type="dxa"/>
            <w:tcMar>
              <w:top w:w="0" w:type="dxa"/>
              <w:left w:w="115" w:type="dxa"/>
              <w:bottom w:w="0" w:type="dxa"/>
              <w:right w:w="115" w:type="dxa"/>
            </w:tcMar>
          </w:tcPr>
          <w:p w14:paraId="5B3869AF" w14:textId="77777777" w:rsidR="001B1120" w:rsidRDefault="00C96362">
            <w:r>
              <w:lastRenderedPageBreak/>
              <w:t>3.17</w:t>
            </w:r>
          </w:p>
        </w:tc>
        <w:tc>
          <w:tcPr>
            <w:tcW w:w="7118" w:type="dxa"/>
            <w:tcMar>
              <w:top w:w="0" w:type="dxa"/>
              <w:left w:w="115" w:type="dxa"/>
              <w:bottom w:w="0" w:type="dxa"/>
              <w:right w:w="115" w:type="dxa"/>
            </w:tcMar>
          </w:tcPr>
          <w:p w14:paraId="1E3B526A" w14:textId="77777777" w:rsidR="001B1120" w:rsidRDefault="00C96362">
            <w:r>
              <w:t>Add Supplier Page</w:t>
            </w:r>
          </w:p>
        </w:tc>
        <w:tc>
          <w:tcPr>
            <w:tcW w:w="681" w:type="dxa"/>
            <w:tcMar>
              <w:top w:w="0" w:type="dxa"/>
              <w:left w:w="115" w:type="dxa"/>
              <w:bottom w:w="0" w:type="dxa"/>
              <w:right w:w="115" w:type="dxa"/>
            </w:tcMar>
          </w:tcPr>
          <w:p w14:paraId="64D57F4D" w14:textId="69ED9520" w:rsidR="00D45E7E" w:rsidRDefault="00FF7A0B">
            <w:r>
              <w:fldChar w:fldCharType="begin"/>
            </w:r>
            <w:r>
              <w:instrText xml:space="preserve"> PAGEREF kodigo_figure_3_17 \h </w:instrText>
            </w:r>
            <w:r>
              <w:fldChar w:fldCharType="separate"/>
            </w:r>
            <w:r w:rsidR="00AF5D3B">
              <w:rPr>
                <w:noProof/>
              </w:rPr>
              <w:t>68</w:t>
            </w:r>
            <w:r>
              <w:fldChar w:fldCharType="end"/>
            </w:r>
          </w:p>
        </w:tc>
      </w:tr>
      <w:tr w:rsidR="00AA1678" w:rsidRPr="00F54185" w14:paraId="47EA8A16" w14:textId="77777777">
        <w:tc>
          <w:tcPr>
            <w:tcW w:w="841" w:type="dxa"/>
            <w:tcMar>
              <w:top w:w="0" w:type="dxa"/>
              <w:left w:w="115" w:type="dxa"/>
              <w:bottom w:w="0" w:type="dxa"/>
              <w:right w:w="115" w:type="dxa"/>
            </w:tcMar>
          </w:tcPr>
          <w:p w14:paraId="2136DC08" w14:textId="77777777" w:rsidR="001B1120" w:rsidRDefault="00C96362">
            <w:r>
              <w:t>3.18</w:t>
            </w:r>
          </w:p>
        </w:tc>
        <w:tc>
          <w:tcPr>
            <w:tcW w:w="7118" w:type="dxa"/>
            <w:tcMar>
              <w:top w:w="0" w:type="dxa"/>
              <w:left w:w="115" w:type="dxa"/>
              <w:bottom w:w="0" w:type="dxa"/>
              <w:right w:w="115" w:type="dxa"/>
            </w:tcMar>
          </w:tcPr>
          <w:p w14:paraId="50A3F05A" w14:textId="77777777" w:rsidR="001B1120" w:rsidRDefault="00C96362">
            <w:r>
              <w:t>Restocking Page</w:t>
            </w:r>
          </w:p>
        </w:tc>
        <w:tc>
          <w:tcPr>
            <w:tcW w:w="681" w:type="dxa"/>
            <w:tcMar>
              <w:top w:w="0" w:type="dxa"/>
              <w:left w:w="115" w:type="dxa"/>
              <w:bottom w:w="0" w:type="dxa"/>
              <w:right w:w="115" w:type="dxa"/>
            </w:tcMar>
          </w:tcPr>
          <w:p w14:paraId="3C48978B" w14:textId="50452A39" w:rsidR="00D45E7E" w:rsidRDefault="00FF7A0B">
            <w:r>
              <w:fldChar w:fldCharType="begin"/>
            </w:r>
            <w:r>
              <w:instrText xml:space="preserve"> PAGEREF kodigo_figure_3_18 \h </w:instrText>
            </w:r>
            <w:r>
              <w:fldChar w:fldCharType="separate"/>
            </w:r>
            <w:r w:rsidR="00AF5D3B">
              <w:rPr>
                <w:noProof/>
              </w:rPr>
              <w:t>69</w:t>
            </w:r>
            <w:r>
              <w:fldChar w:fldCharType="end"/>
            </w:r>
          </w:p>
        </w:tc>
      </w:tr>
      <w:tr w:rsidR="00AA1678" w:rsidRPr="00F54185" w14:paraId="5C187199" w14:textId="77777777">
        <w:tc>
          <w:tcPr>
            <w:tcW w:w="841" w:type="dxa"/>
            <w:tcMar>
              <w:top w:w="0" w:type="dxa"/>
              <w:left w:w="115" w:type="dxa"/>
              <w:bottom w:w="0" w:type="dxa"/>
              <w:right w:w="115" w:type="dxa"/>
            </w:tcMar>
          </w:tcPr>
          <w:p w14:paraId="0BC038A0" w14:textId="77777777" w:rsidR="001B1120" w:rsidRDefault="00C96362">
            <w:r>
              <w:t>3.19</w:t>
            </w:r>
          </w:p>
        </w:tc>
        <w:tc>
          <w:tcPr>
            <w:tcW w:w="7118" w:type="dxa"/>
            <w:tcMar>
              <w:top w:w="0" w:type="dxa"/>
              <w:left w:w="115" w:type="dxa"/>
              <w:bottom w:w="0" w:type="dxa"/>
              <w:right w:w="115" w:type="dxa"/>
            </w:tcMar>
          </w:tcPr>
          <w:p w14:paraId="6849024D" w14:textId="77777777" w:rsidR="001B1120" w:rsidRDefault="00C96362">
            <w:r>
              <w:t>Point-of-Sale Page</w:t>
            </w:r>
          </w:p>
        </w:tc>
        <w:tc>
          <w:tcPr>
            <w:tcW w:w="681" w:type="dxa"/>
            <w:tcMar>
              <w:top w:w="0" w:type="dxa"/>
              <w:left w:w="115" w:type="dxa"/>
              <w:bottom w:w="0" w:type="dxa"/>
              <w:right w:w="115" w:type="dxa"/>
            </w:tcMar>
          </w:tcPr>
          <w:p w14:paraId="53EA3C4E" w14:textId="0E2876D7" w:rsidR="00D45E7E" w:rsidRDefault="00FF7A0B">
            <w:r>
              <w:fldChar w:fldCharType="begin"/>
            </w:r>
            <w:r>
              <w:instrText xml:space="preserve"> PAGEREF kodigo_figure_3_19 \h </w:instrText>
            </w:r>
            <w:r>
              <w:fldChar w:fldCharType="separate"/>
            </w:r>
            <w:r w:rsidR="00AF5D3B">
              <w:rPr>
                <w:noProof/>
              </w:rPr>
              <w:t>70</w:t>
            </w:r>
            <w:r>
              <w:fldChar w:fldCharType="end"/>
            </w:r>
          </w:p>
        </w:tc>
      </w:tr>
      <w:tr w:rsidR="00AA1678" w:rsidRPr="00F54185" w14:paraId="28F2ADA4" w14:textId="77777777">
        <w:tc>
          <w:tcPr>
            <w:tcW w:w="841" w:type="dxa"/>
            <w:tcMar>
              <w:top w:w="0" w:type="dxa"/>
              <w:left w:w="115" w:type="dxa"/>
              <w:bottom w:w="0" w:type="dxa"/>
              <w:right w:w="115" w:type="dxa"/>
            </w:tcMar>
          </w:tcPr>
          <w:p w14:paraId="30CADEB0" w14:textId="77777777" w:rsidR="001B1120" w:rsidRDefault="00C96362">
            <w:r>
              <w:t>3.20</w:t>
            </w:r>
          </w:p>
        </w:tc>
        <w:tc>
          <w:tcPr>
            <w:tcW w:w="7118" w:type="dxa"/>
            <w:tcMar>
              <w:top w:w="0" w:type="dxa"/>
              <w:left w:w="115" w:type="dxa"/>
              <w:bottom w:w="0" w:type="dxa"/>
              <w:right w:w="115" w:type="dxa"/>
            </w:tcMar>
          </w:tcPr>
          <w:p w14:paraId="71CDD330" w14:textId="77777777" w:rsidR="001B1120" w:rsidRDefault="00C96362">
            <w:r>
              <w:t>Analytics Page</w:t>
            </w:r>
          </w:p>
        </w:tc>
        <w:tc>
          <w:tcPr>
            <w:tcW w:w="681" w:type="dxa"/>
            <w:tcMar>
              <w:top w:w="0" w:type="dxa"/>
              <w:left w:w="115" w:type="dxa"/>
              <w:bottom w:w="0" w:type="dxa"/>
              <w:right w:w="115" w:type="dxa"/>
            </w:tcMar>
          </w:tcPr>
          <w:p w14:paraId="002BBCB2" w14:textId="2E2D544D" w:rsidR="00D45E7E" w:rsidRDefault="00FF7A0B">
            <w:r>
              <w:fldChar w:fldCharType="begin"/>
            </w:r>
            <w:r>
              <w:instrText xml:space="preserve"> PAGEREF kodigo_figure_3_20 \h </w:instrText>
            </w:r>
            <w:r>
              <w:fldChar w:fldCharType="separate"/>
            </w:r>
            <w:r w:rsidR="00AF5D3B">
              <w:rPr>
                <w:noProof/>
              </w:rPr>
              <w:t>71</w:t>
            </w:r>
            <w:r>
              <w:fldChar w:fldCharType="end"/>
            </w:r>
          </w:p>
        </w:tc>
      </w:tr>
      <w:tr w:rsidR="00AA1678" w:rsidRPr="00F54185" w14:paraId="61959DF0" w14:textId="77777777">
        <w:tc>
          <w:tcPr>
            <w:tcW w:w="841" w:type="dxa"/>
            <w:tcMar>
              <w:top w:w="0" w:type="dxa"/>
              <w:left w:w="115" w:type="dxa"/>
              <w:bottom w:w="0" w:type="dxa"/>
              <w:right w:w="115" w:type="dxa"/>
            </w:tcMar>
          </w:tcPr>
          <w:p w14:paraId="00FC302B" w14:textId="77777777" w:rsidR="001B1120" w:rsidRDefault="00C96362">
            <w:r>
              <w:t>3.21</w:t>
            </w:r>
          </w:p>
        </w:tc>
        <w:tc>
          <w:tcPr>
            <w:tcW w:w="7118" w:type="dxa"/>
            <w:tcMar>
              <w:top w:w="0" w:type="dxa"/>
              <w:left w:w="115" w:type="dxa"/>
              <w:bottom w:w="0" w:type="dxa"/>
              <w:right w:w="115" w:type="dxa"/>
            </w:tcMar>
          </w:tcPr>
          <w:p w14:paraId="65D09D56" w14:textId="77777777" w:rsidR="001B1120" w:rsidRDefault="00C96362">
            <w:r>
              <w:t>Product Rankings Page</w:t>
            </w:r>
          </w:p>
        </w:tc>
        <w:tc>
          <w:tcPr>
            <w:tcW w:w="681" w:type="dxa"/>
            <w:tcMar>
              <w:top w:w="0" w:type="dxa"/>
              <w:left w:w="115" w:type="dxa"/>
              <w:bottom w:w="0" w:type="dxa"/>
              <w:right w:w="115" w:type="dxa"/>
            </w:tcMar>
          </w:tcPr>
          <w:p w14:paraId="0F30E388" w14:textId="724A16CA" w:rsidR="00D45E7E" w:rsidRDefault="00FF7A0B">
            <w:r>
              <w:fldChar w:fldCharType="begin"/>
            </w:r>
            <w:r>
              <w:instrText xml:space="preserve"> PAGEREF kodigo_figure_3_21 \h </w:instrText>
            </w:r>
            <w:r>
              <w:fldChar w:fldCharType="separate"/>
            </w:r>
            <w:r w:rsidR="00AF5D3B">
              <w:rPr>
                <w:noProof/>
              </w:rPr>
              <w:t>72</w:t>
            </w:r>
            <w:r>
              <w:fldChar w:fldCharType="end"/>
            </w:r>
          </w:p>
        </w:tc>
      </w:tr>
      <w:tr w:rsidR="00AA1678" w:rsidRPr="00F54185" w14:paraId="515E3035" w14:textId="77777777">
        <w:tc>
          <w:tcPr>
            <w:tcW w:w="841" w:type="dxa"/>
            <w:tcMar>
              <w:top w:w="0" w:type="dxa"/>
              <w:left w:w="115" w:type="dxa"/>
              <w:bottom w:w="0" w:type="dxa"/>
              <w:right w:w="115" w:type="dxa"/>
            </w:tcMar>
          </w:tcPr>
          <w:p w14:paraId="43D8EF9B" w14:textId="77777777" w:rsidR="00824967" w:rsidRDefault="00AE1E36">
            <w:r>
              <w:t>3.22</w:t>
            </w:r>
          </w:p>
        </w:tc>
        <w:tc>
          <w:tcPr>
            <w:tcW w:w="7118" w:type="dxa"/>
            <w:tcMar>
              <w:top w:w="0" w:type="dxa"/>
              <w:left w:w="115" w:type="dxa"/>
              <w:bottom w:w="0" w:type="dxa"/>
              <w:right w:w="115" w:type="dxa"/>
            </w:tcMar>
          </w:tcPr>
          <w:p w14:paraId="746CEAF7" w14:textId="77777777" w:rsidR="00824967" w:rsidRDefault="00AE1E36">
            <w:r>
              <w:t>Mean Formula</w:t>
            </w:r>
          </w:p>
        </w:tc>
        <w:tc>
          <w:tcPr>
            <w:tcW w:w="681" w:type="dxa"/>
            <w:tcMar>
              <w:top w:w="0" w:type="dxa"/>
              <w:left w:w="115" w:type="dxa"/>
              <w:bottom w:w="0" w:type="dxa"/>
              <w:right w:w="115" w:type="dxa"/>
            </w:tcMar>
          </w:tcPr>
          <w:p w14:paraId="117F07E2" w14:textId="3C8E79BE" w:rsidR="00D45E7E" w:rsidRDefault="00FF7A0B">
            <w:r>
              <w:fldChar w:fldCharType="begin"/>
            </w:r>
            <w:r>
              <w:instrText xml:space="preserve"> PAGEREF kodigo_figure_3_22 \h </w:instrText>
            </w:r>
            <w:r>
              <w:fldChar w:fldCharType="separate"/>
            </w:r>
            <w:r w:rsidR="00AF5D3B">
              <w:rPr>
                <w:noProof/>
              </w:rPr>
              <w:t>74</w:t>
            </w:r>
            <w:r>
              <w:fldChar w:fldCharType="end"/>
            </w:r>
          </w:p>
        </w:tc>
      </w:tr>
      <w:tr w:rsidR="00AA1678" w:rsidRPr="00F54185" w14:paraId="70C59A33" w14:textId="77777777">
        <w:tc>
          <w:tcPr>
            <w:tcW w:w="841" w:type="dxa"/>
            <w:tcMar>
              <w:top w:w="0" w:type="dxa"/>
              <w:left w:w="115" w:type="dxa"/>
              <w:bottom w:w="0" w:type="dxa"/>
              <w:right w:w="115" w:type="dxa"/>
            </w:tcMar>
          </w:tcPr>
          <w:p w14:paraId="256C498E" w14:textId="77777777" w:rsidR="00824967" w:rsidRDefault="00AE1E36">
            <w:r>
              <w:t>3.23</w:t>
            </w:r>
          </w:p>
        </w:tc>
        <w:tc>
          <w:tcPr>
            <w:tcW w:w="7118" w:type="dxa"/>
            <w:tcMar>
              <w:top w:w="0" w:type="dxa"/>
              <w:left w:w="115" w:type="dxa"/>
              <w:bottom w:w="0" w:type="dxa"/>
              <w:right w:w="115" w:type="dxa"/>
            </w:tcMar>
          </w:tcPr>
          <w:p w14:paraId="464EA06E" w14:textId="77777777" w:rsidR="00824967" w:rsidRDefault="00AE1E36">
            <w:r>
              <w:t>Standard Deviation Formula</w:t>
            </w:r>
          </w:p>
        </w:tc>
        <w:tc>
          <w:tcPr>
            <w:tcW w:w="681" w:type="dxa"/>
            <w:tcMar>
              <w:top w:w="0" w:type="dxa"/>
              <w:left w:w="115" w:type="dxa"/>
              <w:bottom w:w="0" w:type="dxa"/>
              <w:right w:w="115" w:type="dxa"/>
            </w:tcMar>
          </w:tcPr>
          <w:p w14:paraId="516D7F9D" w14:textId="1CC2A424" w:rsidR="00D45E7E" w:rsidRDefault="00FF7A0B">
            <w:r>
              <w:fldChar w:fldCharType="begin"/>
            </w:r>
            <w:r>
              <w:instrText xml:space="preserve"> PAGEREF kodigo_figure_3_23 \h </w:instrText>
            </w:r>
            <w:r>
              <w:fldChar w:fldCharType="separate"/>
            </w:r>
            <w:r w:rsidR="00AF5D3B">
              <w:rPr>
                <w:noProof/>
              </w:rPr>
              <w:t>74</w:t>
            </w:r>
            <w:r>
              <w:fldChar w:fldCharType="end"/>
            </w:r>
          </w:p>
        </w:tc>
      </w:tr>
      <w:tr w:rsidR="00AA1678" w:rsidRPr="00F54185" w14:paraId="4CDECC88" w14:textId="77777777">
        <w:tc>
          <w:tcPr>
            <w:tcW w:w="841" w:type="dxa"/>
            <w:tcMar>
              <w:top w:w="0" w:type="dxa"/>
              <w:left w:w="115" w:type="dxa"/>
              <w:bottom w:w="0" w:type="dxa"/>
              <w:right w:w="115" w:type="dxa"/>
            </w:tcMar>
          </w:tcPr>
          <w:p w14:paraId="67B99381" w14:textId="77777777" w:rsidR="001B1120" w:rsidRDefault="00C96362">
            <w:r>
              <w:t>4.1</w:t>
            </w:r>
          </w:p>
        </w:tc>
        <w:tc>
          <w:tcPr>
            <w:tcW w:w="7118" w:type="dxa"/>
            <w:tcMar>
              <w:top w:w="0" w:type="dxa"/>
              <w:left w:w="115" w:type="dxa"/>
              <w:bottom w:w="0" w:type="dxa"/>
              <w:right w:w="115" w:type="dxa"/>
            </w:tcMar>
          </w:tcPr>
          <w:p w14:paraId="555CBB2A" w14:textId="77777777" w:rsidR="001B1120" w:rsidRDefault="00C96362">
            <w:r>
              <w:t>Demographic and Operational Profile of Pre-Survey Respondents</w:t>
            </w:r>
          </w:p>
        </w:tc>
        <w:tc>
          <w:tcPr>
            <w:tcW w:w="681" w:type="dxa"/>
            <w:tcMar>
              <w:top w:w="0" w:type="dxa"/>
              <w:left w:w="115" w:type="dxa"/>
              <w:bottom w:w="0" w:type="dxa"/>
              <w:right w:w="115" w:type="dxa"/>
            </w:tcMar>
          </w:tcPr>
          <w:p w14:paraId="61852B66" w14:textId="47B50C85" w:rsidR="00D45E7E" w:rsidRDefault="00FF7A0B">
            <w:r>
              <w:fldChar w:fldCharType="begin"/>
            </w:r>
            <w:r>
              <w:instrText xml:space="preserve"> PAGEREF kodigo_figure_4_1 \h </w:instrText>
            </w:r>
            <w:r>
              <w:fldChar w:fldCharType="separate"/>
            </w:r>
            <w:r w:rsidR="00AF5D3B">
              <w:rPr>
                <w:noProof/>
              </w:rPr>
              <w:t>77</w:t>
            </w:r>
            <w:r>
              <w:fldChar w:fldCharType="end"/>
            </w:r>
          </w:p>
        </w:tc>
      </w:tr>
      <w:tr w:rsidR="00AA1678" w:rsidRPr="00F54185" w14:paraId="568B3433" w14:textId="77777777">
        <w:tc>
          <w:tcPr>
            <w:tcW w:w="841" w:type="dxa"/>
            <w:tcMar>
              <w:top w:w="0" w:type="dxa"/>
              <w:left w:w="115" w:type="dxa"/>
              <w:bottom w:w="0" w:type="dxa"/>
              <w:right w:w="115" w:type="dxa"/>
            </w:tcMar>
          </w:tcPr>
          <w:p w14:paraId="1A596D80" w14:textId="77777777" w:rsidR="001B1120" w:rsidRDefault="00C96362">
            <w:r>
              <w:t>4.2</w:t>
            </w:r>
          </w:p>
        </w:tc>
        <w:tc>
          <w:tcPr>
            <w:tcW w:w="7118" w:type="dxa"/>
            <w:tcMar>
              <w:top w:w="0" w:type="dxa"/>
              <w:left w:w="115" w:type="dxa"/>
              <w:bottom w:w="0" w:type="dxa"/>
              <w:right w:w="115" w:type="dxa"/>
            </w:tcMar>
          </w:tcPr>
          <w:p w14:paraId="73CA9725" w14:textId="77777777" w:rsidR="001B1120" w:rsidRDefault="00C96362">
            <w:r>
              <w:t>Common Causes of Reconciliation Issues Reported in the Pre-Survey</w:t>
            </w:r>
          </w:p>
        </w:tc>
        <w:tc>
          <w:tcPr>
            <w:tcW w:w="681" w:type="dxa"/>
            <w:tcMar>
              <w:top w:w="0" w:type="dxa"/>
              <w:left w:w="115" w:type="dxa"/>
              <w:bottom w:w="0" w:type="dxa"/>
              <w:right w:w="115" w:type="dxa"/>
            </w:tcMar>
          </w:tcPr>
          <w:p w14:paraId="3E1569DE" w14:textId="3F8E1A1E" w:rsidR="00D45E7E" w:rsidRDefault="00FF7A0B">
            <w:r>
              <w:fldChar w:fldCharType="begin"/>
            </w:r>
            <w:r>
              <w:instrText xml:space="preserve"> PAGEREF kodigo_figure_4_2 \h </w:instrText>
            </w:r>
            <w:r>
              <w:fldChar w:fldCharType="separate"/>
            </w:r>
            <w:r w:rsidR="00AF5D3B">
              <w:rPr>
                <w:noProof/>
              </w:rPr>
              <w:t>80</w:t>
            </w:r>
            <w:r>
              <w:fldChar w:fldCharType="end"/>
            </w:r>
          </w:p>
        </w:tc>
      </w:tr>
      <w:tr w:rsidR="00AA1678" w:rsidRPr="00F54185" w14:paraId="6E221379" w14:textId="77777777">
        <w:tc>
          <w:tcPr>
            <w:tcW w:w="841" w:type="dxa"/>
            <w:tcMar>
              <w:top w:w="0" w:type="dxa"/>
              <w:left w:w="115" w:type="dxa"/>
              <w:bottom w:w="0" w:type="dxa"/>
              <w:right w:w="115" w:type="dxa"/>
            </w:tcMar>
          </w:tcPr>
          <w:p w14:paraId="355E7E77" w14:textId="77777777" w:rsidR="001B1120" w:rsidRDefault="00C96362">
            <w:r>
              <w:t>4.3</w:t>
            </w:r>
          </w:p>
        </w:tc>
        <w:tc>
          <w:tcPr>
            <w:tcW w:w="7118" w:type="dxa"/>
            <w:tcMar>
              <w:top w:w="0" w:type="dxa"/>
              <w:left w:w="115" w:type="dxa"/>
              <w:bottom w:w="0" w:type="dxa"/>
              <w:right w:w="115" w:type="dxa"/>
            </w:tcMar>
          </w:tcPr>
          <w:p w14:paraId="05267154" w14:textId="77777777" w:rsidR="001B1120" w:rsidRDefault="00C96362">
            <w:r>
              <w:t>Decisions Most Frequently Delayed by Inventory or Reconciliation Issues</w:t>
            </w:r>
          </w:p>
        </w:tc>
        <w:tc>
          <w:tcPr>
            <w:tcW w:w="681" w:type="dxa"/>
            <w:tcMar>
              <w:top w:w="0" w:type="dxa"/>
              <w:left w:w="115" w:type="dxa"/>
              <w:bottom w:w="0" w:type="dxa"/>
              <w:right w:w="115" w:type="dxa"/>
            </w:tcMar>
          </w:tcPr>
          <w:p w14:paraId="2ED64BAE" w14:textId="370BA033" w:rsidR="00D45E7E" w:rsidRDefault="00FF7A0B">
            <w:r>
              <w:fldChar w:fldCharType="begin"/>
            </w:r>
            <w:r>
              <w:instrText xml:space="preserve"> PAGEREF kodigo_figure_4_3 \h </w:instrText>
            </w:r>
            <w:r>
              <w:fldChar w:fldCharType="separate"/>
            </w:r>
            <w:r w:rsidR="00AF5D3B">
              <w:rPr>
                <w:noProof/>
              </w:rPr>
              <w:t>81</w:t>
            </w:r>
            <w:r>
              <w:fldChar w:fldCharType="end"/>
            </w:r>
          </w:p>
        </w:tc>
      </w:tr>
      <w:tr w:rsidR="00AA1678" w:rsidRPr="00F54185" w14:paraId="688C630F" w14:textId="77777777">
        <w:tc>
          <w:tcPr>
            <w:tcW w:w="841" w:type="dxa"/>
            <w:tcMar>
              <w:top w:w="0" w:type="dxa"/>
              <w:left w:w="115" w:type="dxa"/>
              <w:bottom w:w="0" w:type="dxa"/>
              <w:right w:w="115" w:type="dxa"/>
            </w:tcMar>
          </w:tcPr>
          <w:p w14:paraId="2C51EAD1" w14:textId="77777777" w:rsidR="001B1120" w:rsidRDefault="00C96362">
            <w:r>
              <w:t>4.4</w:t>
            </w:r>
          </w:p>
        </w:tc>
        <w:tc>
          <w:tcPr>
            <w:tcW w:w="7118" w:type="dxa"/>
            <w:tcMar>
              <w:top w:w="0" w:type="dxa"/>
              <w:left w:w="115" w:type="dxa"/>
              <w:bottom w:w="0" w:type="dxa"/>
              <w:right w:w="115" w:type="dxa"/>
            </w:tcMar>
          </w:tcPr>
          <w:p w14:paraId="5DAA1017" w14:textId="77777777" w:rsidR="001B1120" w:rsidRDefault="00C96362">
            <w:r>
              <w:t>Mean Scores of the RQ1-Related Perception Items</w:t>
            </w:r>
          </w:p>
        </w:tc>
        <w:tc>
          <w:tcPr>
            <w:tcW w:w="681" w:type="dxa"/>
            <w:tcMar>
              <w:top w:w="0" w:type="dxa"/>
              <w:left w:w="115" w:type="dxa"/>
              <w:bottom w:w="0" w:type="dxa"/>
              <w:right w:w="115" w:type="dxa"/>
            </w:tcMar>
          </w:tcPr>
          <w:p w14:paraId="60383D16" w14:textId="267930BD" w:rsidR="00D45E7E" w:rsidRDefault="00FF7A0B">
            <w:r>
              <w:fldChar w:fldCharType="begin"/>
            </w:r>
            <w:r>
              <w:instrText xml:space="preserve"> PAGEREF kodigo_figure_4_4 \h </w:instrText>
            </w:r>
            <w:r>
              <w:fldChar w:fldCharType="separate"/>
            </w:r>
            <w:r w:rsidR="00AF5D3B">
              <w:rPr>
                <w:noProof/>
              </w:rPr>
              <w:t>82</w:t>
            </w:r>
            <w:r>
              <w:fldChar w:fldCharType="end"/>
            </w:r>
          </w:p>
        </w:tc>
      </w:tr>
      <w:tr w:rsidR="00AA1678" w:rsidRPr="00F54185" w14:paraId="295E6318" w14:textId="77777777">
        <w:tc>
          <w:tcPr>
            <w:tcW w:w="841" w:type="dxa"/>
            <w:tcMar>
              <w:top w:w="0" w:type="dxa"/>
              <w:left w:w="115" w:type="dxa"/>
              <w:bottom w:w="0" w:type="dxa"/>
              <w:right w:w="115" w:type="dxa"/>
            </w:tcMar>
          </w:tcPr>
          <w:p w14:paraId="6CC13021" w14:textId="77777777" w:rsidR="001B1120" w:rsidRDefault="00C96362">
            <w:r>
              <w:t>4.5</w:t>
            </w:r>
          </w:p>
        </w:tc>
        <w:tc>
          <w:tcPr>
            <w:tcW w:w="7118" w:type="dxa"/>
            <w:tcMar>
              <w:top w:w="0" w:type="dxa"/>
              <w:left w:w="115" w:type="dxa"/>
              <w:bottom w:w="0" w:type="dxa"/>
              <w:right w:w="115" w:type="dxa"/>
            </w:tcMar>
          </w:tcPr>
          <w:p w14:paraId="4A606197" w14:textId="77777777" w:rsidR="001B1120" w:rsidRDefault="00C96362">
            <w:r>
              <w:t>Thematic Map of the Qualitative Findings for Research Question 1</w:t>
            </w:r>
          </w:p>
        </w:tc>
        <w:tc>
          <w:tcPr>
            <w:tcW w:w="681" w:type="dxa"/>
            <w:tcMar>
              <w:top w:w="0" w:type="dxa"/>
              <w:left w:w="115" w:type="dxa"/>
              <w:bottom w:w="0" w:type="dxa"/>
              <w:right w:w="115" w:type="dxa"/>
            </w:tcMar>
          </w:tcPr>
          <w:p w14:paraId="6E8CC494" w14:textId="13282CB1" w:rsidR="00D45E7E" w:rsidRDefault="00FF7A0B">
            <w:r>
              <w:fldChar w:fldCharType="begin"/>
            </w:r>
            <w:r>
              <w:instrText xml:space="preserve"> PAGEREF kodigo_figure_4_5 \h </w:instrText>
            </w:r>
            <w:r>
              <w:fldChar w:fldCharType="separate"/>
            </w:r>
            <w:r w:rsidR="00AF5D3B">
              <w:rPr>
                <w:noProof/>
              </w:rPr>
              <w:t>85</w:t>
            </w:r>
            <w:r>
              <w:fldChar w:fldCharType="end"/>
            </w:r>
          </w:p>
        </w:tc>
      </w:tr>
    </w:tbl>
    <w:p w14:paraId="250C56FA" w14:textId="77777777" w:rsidR="00AA1678" w:rsidRPr="00F54185" w:rsidRDefault="00AA1678">
      <w:pPr>
        <w:spacing w:line="480" w:lineRule="auto"/>
        <w:rPr>
          <w:rFonts w:ascii="Cambria" w:eastAsia="Cambria" w:hAnsi="Cambria" w:cs="Cambria"/>
          <w:sz w:val="24"/>
          <w:szCs w:val="24"/>
        </w:rPr>
      </w:pPr>
    </w:p>
    <w:p w14:paraId="657184B1" w14:textId="77777777" w:rsidR="00AA1678" w:rsidRPr="00F54185" w:rsidRDefault="00C96362" w:rsidP="00F54185">
      <w:pPr>
        <w:pStyle w:val="Heading1"/>
        <w:keepNext/>
        <w:pageBreakBefore/>
        <w:jc w:val="center"/>
        <w:rPr>
          <w:rFonts w:ascii="Cambria" w:hAnsi="Cambria"/>
        </w:rPr>
      </w:pPr>
      <w:bookmarkStart w:id="8" w:name="_Toc244036495"/>
      <w:r w:rsidRPr="00F54185">
        <w:rPr>
          <w:rFonts w:ascii="Cambria" w:hAnsi="Cambria"/>
        </w:rPr>
        <w:lastRenderedPageBreak/>
        <w:t>LIST OF TABLES</w:t>
      </w:r>
      <w:bookmarkEnd w:id="8"/>
    </w:p>
    <w:p w14:paraId="4EFC6C44" w14:textId="77777777" w:rsidR="00AA1678" w:rsidRPr="00F54185" w:rsidRDefault="00C96362">
      <w:pPr>
        <w:spacing w:line="480" w:lineRule="auto"/>
        <w:rPr>
          <w:rFonts w:ascii="Cambria" w:eastAsia="Cambria" w:hAnsi="Cambria" w:cs="Cambria"/>
          <w:sz w:val="24"/>
          <w:szCs w:val="24"/>
        </w:rPr>
      </w:pP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p>
    <w:tbl>
      <w:tblPr>
        <w:tblStyle w:val="a1"/>
        <w:tblW w:w="8640" w:type="dxa"/>
        <w:tblInd w:w="0" w:type="dxa"/>
        <w:tblLayout w:type="fixed"/>
        <w:tblLook w:val="0400" w:firstRow="0" w:lastRow="0" w:firstColumn="0" w:lastColumn="0" w:noHBand="0" w:noVBand="1"/>
      </w:tblPr>
      <w:tblGrid>
        <w:gridCol w:w="765"/>
        <w:gridCol w:w="7189"/>
        <w:gridCol w:w="686"/>
      </w:tblGrid>
      <w:tr w:rsidR="00AA1678" w:rsidRPr="00964952" w14:paraId="6EFE60E7" w14:textId="77777777">
        <w:tc>
          <w:tcPr>
            <w:tcW w:w="765" w:type="dxa"/>
            <w:tcMar>
              <w:top w:w="0" w:type="dxa"/>
              <w:left w:w="115" w:type="dxa"/>
              <w:bottom w:w="0" w:type="dxa"/>
              <w:right w:w="115" w:type="dxa"/>
            </w:tcMar>
          </w:tcPr>
          <w:p w14:paraId="44D2511B" w14:textId="77777777" w:rsidR="00AA1678" w:rsidRPr="00964952" w:rsidRDefault="00C96362">
            <w:pPr>
              <w:jc w:val="center"/>
              <w:rPr>
                <w:rFonts w:ascii="Cambria" w:eastAsia="Cambria" w:hAnsi="Cambria" w:cs="Cambria"/>
                <w:b/>
                <w:bCs/>
              </w:rPr>
            </w:pPr>
            <w:r w:rsidRPr="00964952">
              <w:rPr>
                <w:rFonts w:ascii="Cambria" w:eastAsia="Cambria" w:hAnsi="Cambria" w:cs="Cambria"/>
                <w:b/>
                <w:bCs/>
                <w:sz w:val="20"/>
                <w:szCs w:val="20"/>
              </w:rPr>
              <w:t>Table No.</w:t>
            </w:r>
          </w:p>
        </w:tc>
        <w:tc>
          <w:tcPr>
            <w:tcW w:w="7189" w:type="dxa"/>
            <w:tcMar>
              <w:top w:w="0" w:type="dxa"/>
              <w:left w:w="115" w:type="dxa"/>
              <w:bottom w:w="0" w:type="dxa"/>
              <w:right w:w="115" w:type="dxa"/>
            </w:tcMar>
          </w:tcPr>
          <w:p w14:paraId="537E61EF" w14:textId="77777777" w:rsidR="00AA1678" w:rsidRPr="00964952" w:rsidRDefault="00C96362">
            <w:pPr>
              <w:jc w:val="center"/>
              <w:rPr>
                <w:rFonts w:ascii="Cambria" w:eastAsia="Cambria" w:hAnsi="Cambria" w:cs="Cambria"/>
                <w:b/>
                <w:bCs/>
              </w:rPr>
            </w:pPr>
            <w:r w:rsidRPr="00964952">
              <w:rPr>
                <w:rFonts w:ascii="Cambria" w:eastAsia="Cambria" w:hAnsi="Cambria" w:cs="Cambria"/>
                <w:b/>
                <w:bCs/>
                <w:sz w:val="20"/>
                <w:szCs w:val="20"/>
              </w:rPr>
              <w:t>Table Title</w:t>
            </w:r>
          </w:p>
        </w:tc>
        <w:tc>
          <w:tcPr>
            <w:tcW w:w="686" w:type="dxa"/>
            <w:tcMar>
              <w:top w:w="0" w:type="dxa"/>
              <w:left w:w="115" w:type="dxa"/>
              <w:bottom w:w="0" w:type="dxa"/>
              <w:right w:w="115" w:type="dxa"/>
            </w:tcMar>
          </w:tcPr>
          <w:p w14:paraId="327FE198" w14:textId="77777777" w:rsidR="00AA1678" w:rsidRPr="00964952" w:rsidRDefault="00C96362">
            <w:pPr>
              <w:jc w:val="center"/>
              <w:rPr>
                <w:rFonts w:ascii="Cambria" w:eastAsia="Cambria" w:hAnsi="Cambria" w:cs="Cambria"/>
                <w:b/>
                <w:bCs/>
                <w:sz w:val="18"/>
                <w:szCs w:val="18"/>
              </w:rPr>
            </w:pPr>
            <w:r w:rsidRPr="00964952">
              <w:rPr>
                <w:rFonts w:ascii="Cambria" w:eastAsia="Cambria" w:hAnsi="Cambria" w:cs="Cambria"/>
                <w:b/>
                <w:bCs/>
                <w:sz w:val="18"/>
                <w:szCs w:val="18"/>
              </w:rPr>
              <w:t>Page</w:t>
            </w:r>
          </w:p>
        </w:tc>
      </w:tr>
      <w:tr w:rsidR="00AA1678" w:rsidRPr="00F54185" w14:paraId="431719F7" w14:textId="77777777">
        <w:tc>
          <w:tcPr>
            <w:tcW w:w="765" w:type="dxa"/>
            <w:tcMar>
              <w:top w:w="0" w:type="dxa"/>
              <w:left w:w="115" w:type="dxa"/>
              <w:bottom w:w="0" w:type="dxa"/>
              <w:right w:w="115" w:type="dxa"/>
            </w:tcMar>
          </w:tcPr>
          <w:p w14:paraId="2FD87235" w14:textId="77777777" w:rsidR="00AA1678" w:rsidRPr="00F54185" w:rsidRDefault="00C96362">
            <w:pPr>
              <w:rPr>
                <w:rFonts w:ascii="Cambria" w:eastAsia="Cambria" w:hAnsi="Cambria" w:cs="Cambria"/>
              </w:rPr>
            </w:pPr>
            <w:r w:rsidRPr="00F54185">
              <w:rPr>
                <w:rFonts w:ascii="Cambria" w:hAnsi="Cambria"/>
              </w:rPr>
              <w:t>3.1</w:t>
            </w:r>
          </w:p>
        </w:tc>
        <w:tc>
          <w:tcPr>
            <w:tcW w:w="7189" w:type="dxa"/>
            <w:tcMar>
              <w:top w:w="0" w:type="dxa"/>
              <w:left w:w="115" w:type="dxa"/>
              <w:bottom w:w="0" w:type="dxa"/>
              <w:right w:w="115" w:type="dxa"/>
            </w:tcMar>
          </w:tcPr>
          <w:p w14:paraId="1DA23180" w14:textId="77777777" w:rsidR="00AA1678" w:rsidRPr="00F54185" w:rsidRDefault="00C96362">
            <w:pPr>
              <w:rPr>
                <w:rFonts w:ascii="Cambria" w:eastAsia="Cambria" w:hAnsi="Cambria" w:cs="Cambria"/>
              </w:rPr>
            </w:pPr>
            <w:r w:rsidRPr="00F54185">
              <w:rPr>
                <w:rFonts w:ascii="Cambria" w:hAnsi="Cambria"/>
              </w:rPr>
              <w:t>Sample Distribution of Participants</w:t>
            </w:r>
          </w:p>
        </w:tc>
        <w:tc>
          <w:tcPr>
            <w:tcW w:w="686" w:type="dxa"/>
            <w:tcMar>
              <w:top w:w="0" w:type="dxa"/>
              <w:left w:w="115" w:type="dxa"/>
              <w:bottom w:w="0" w:type="dxa"/>
              <w:right w:w="115" w:type="dxa"/>
            </w:tcMar>
          </w:tcPr>
          <w:p w14:paraId="7251B198" w14:textId="544E094A" w:rsidR="00D45E7E" w:rsidRDefault="00FF7A0B">
            <w:r>
              <w:fldChar w:fldCharType="begin"/>
            </w:r>
            <w:r>
              <w:instrText xml:space="preserve"> PAGEREF kodigo_table_3_1 \h </w:instrText>
            </w:r>
            <w:r>
              <w:fldChar w:fldCharType="separate"/>
            </w:r>
            <w:r w:rsidR="00AF5D3B">
              <w:rPr>
                <w:noProof/>
              </w:rPr>
              <w:t>34</w:t>
            </w:r>
            <w:r>
              <w:fldChar w:fldCharType="end"/>
            </w:r>
          </w:p>
        </w:tc>
      </w:tr>
      <w:tr w:rsidR="00AA1678" w:rsidRPr="00F54185" w14:paraId="00AE0062" w14:textId="77777777">
        <w:tc>
          <w:tcPr>
            <w:tcW w:w="765" w:type="dxa"/>
            <w:tcMar>
              <w:top w:w="0" w:type="dxa"/>
              <w:left w:w="115" w:type="dxa"/>
              <w:bottom w:w="0" w:type="dxa"/>
              <w:right w:w="115" w:type="dxa"/>
            </w:tcMar>
          </w:tcPr>
          <w:p w14:paraId="684BFB69" w14:textId="77777777" w:rsidR="00AA1678" w:rsidRPr="00F54185" w:rsidRDefault="00C96362">
            <w:pPr>
              <w:rPr>
                <w:rFonts w:ascii="Cambria" w:eastAsia="Cambria" w:hAnsi="Cambria" w:cs="Cambria"/>
              </w:rPr>
            </w:pPr>
            <w:r w:rsidRPr="00F54185">
              <w:rPr>
                <w:rFonts w:ascii="Cambria" w:hAnsi="Cambria"/>
              </w:rPr>
              <w:t>3.2</w:t>
            </w:r>
          </w:p>
        </w:tc>
        <w:tc>
          <w:tcPr>
            <w:tcW w:w="7189" w:type="dxa"/>
            <w:tcMar>
              <w:top w:w="0" w:type="dxa"/>
              <w:left w:w="115" w:type="dxa"/>
              <w:bottom w:w="0" w:type="dxa"/>
              <w:right w:w="115" w:type="dxa"/>
            </w:tcMar>
          </w:tcPr>
          <w:p w14:paraId="45F8CD73" w14:textId="77777777" w:rsidR="00AA1678" w:rsidRPr="00F54185" w:rsidRDefault="00C96362">
            <w:pPr>
              <w:rPr>
                <w:rFonts w:ascii="Cambria" w:eastAsia="Cambria" w:hAnsi="Cambria" w:cs="Cambria"/>
              </w:rPr>
            </w:pPr>
            <w:r w:rsidRPr="00F54185">
              <w:rPr>
                <w:rFonts w:ascii="Cambria" w:hAnsi="Cambria"/>
              </w:rPr>
              <w:t>Project Timeline and Milestones</w:t>
            </w:r>
          </w:p>
        </w:tc>
        <w:tc>
          <w:tcPr>
            <w:tcW w:w="686" w:type="dxa"/>
            <w:tcMar>
              <w:top w:w="0" w:type="dxa"/>
              <w:left w:w="115" w:type="dxa"/>
              <w:bottom w:w="0" w:type="dxa"/>
              <w:right w:w="115" w:type="dxa"/>
            </w:tcMar>
          </w:tcPr>
          <w:p w14:paraId="74EE9A9A" w14:textId="0564CBE2" w:rsidR="00D45E7E" w:rsidRDefault="00FF7A0B">
            <w:r>
              <w:fldChar w:fldCharType="begin"/>
            </w:r>
            <w:r>
              <w:instrText xml:space="preserve"> PAGEREF kodigo_table_3_2 \h </w:instrText>
            </w:r>
            <w:r>
              <w:fldChar w:fldCharType="separate"/>
            </w:r>
            <w:r w:rsidR="00AF5D3B">
              <w:rPr>
                <w:noProof/>
              </w:rPr>
              <w:t>42</w:t>
            </w:r>
            <w:r>
              <w:fldChar w:fldCharType="end"/>
            </w:r>
          </w:p>
        </w:tc>
      </w:tr>
      <w:tr w:rsidR="00AA1678" w:rsidRPr="00F54185" w14:paraId="2491B2DE" w14:textId="77777777">
        <w:tc>
          <w:tcPr>
            <w:tcW w:w="765" w:type="dxa"/>
            <w:tcMar>
              <w:top w:w="0" w:type="dxa"/>
              <w:left w:w="115" w:type="dxa"/>
              <w:bottom w:w="0" w:type="dxa"/>
              <w:right w:w="115" w:type="dxa"/>
            </w:tcMar>
          </w:tcPr>
          <w:p w14:paraId="2E515B96" w14:textId="77777777" w:rsidR="00AA1678" w:rsidRPr="00F54185" w:rsidRDefault="00C96362">
            <w:pPr>
              <w:rPr>
                <w:rFonts w:ascii="Cambria" w:eastAsia="Cambria" w:hAnsi="Cambria" w:cs="Cambria"/>
              </w:rPr>
            </w:pPr>
            <w:r w:rsidRPr="00F54185">
              <w:rPr>
                <w:rFonts w:ascii="Cambria" w:hAnsi="Cambria"/>
              </w:rPr>
              <w:t>3.3</w:t>
            </w:r>
          </w:p>
        </w:tc>
        <w:tc>
          <w:tcPr>
            <w:tcW w:w="7189" w:type="dxa"/>
            <w:tcMar>
              <w:top w:w="0" w:type="dxa"/>
              <w:left w:w="115" w:type="dxa"/>
              <w:bottom w:w="0" w:type="dxa"/>
              <w:right w:w="115" w:type="dxa"/>
            </w:tcMar>
          </w:tcPr>
          <w:p w14:paraId="023354E0" w14:textId="77777777" w:rsidR="00AA1678" w:rsidRPr="00F54185" w:rsidRDefault="00C96362">
            <w:pPr>
              <w:rPr>
                <w:rFonts w:ascii="Cambria" w:eastAsia="Cambria" w:hAnsi="Cambria" w:cs="Cambria"/>
              </w:rPr>
            </w:pPr>
            <w:r w:rsidRPr="00F54185">
              <w:rPr>
                <w:rFonts w:ascii="Cambria" w:hAnsi="Cambria"/>
              </w:rPr>
              <w:t>Estimated Project Cost</w:t>
            </w:r>
          </w:p>
        </w:tc>
        <w:tc>
          <w:tcPr>
            <w:tcW w:w="686" w:type="dxa"/>
            <w:tcMar>
              <w:top w:w="0" w:type="dxa"/>
              <w:left w:w="115" w:type="dxa"/>
              <w:bottom w:w="0" w:type="dxa"/>
              <w:right w:w="115" w:type="dxa"/>
            </w:tcMar>
          </w:tcPr>
          <w:p w14:paraId="064BCA04" w14:textId="7F84D036" w:rsidR="00D45E7E" w:rsidRDefault="00FF7A0B">
            <w:r>
              <w:fldChar w:fldCharType="begin"/>
            </w:r>
            <w:r>
              <w:instrText xml:space="preserve"> PAGEREF kodigo_table_3_3 \h </w:instrText>
            </w:r>
            <w:r>
              <w:fldChar w:fldCharType="separate"/>
            </w:r>
            <w:r w:rsidR="00AF5D3B">
              <w:rPr>
                <w:noProof/>
              </w:rPr>
              <w:t>43</w:t>
            </w:r>
            <w:r>
              <w:fldChar w:fldCharType="end"/>
            </w:r>
          </w:p>
        </w:tc>
      </w:tr>
      <w:tr w:rsidR="00AA1678" w:rsidRPr="00F54185" w14:paraId="4B457D56" w14:textId="77777777">
        <w:tc>
          <w:tcPr>
            <w:tcW w:w="765" w:type="dxa"/>
            <w:tcMar>
              <w:top w:w="0" w:type="dxa"/>
              <w:left w:w="115" w:type="dxa"/>
              <w:bottom w:w="0" w:type="dxa"/>
              <w:right w:w="115" w:type="dxa"/>
            </w:tcMar>
          </w:tcPr>
          <w:p w14:paraId="0487B257" w14:textId="77777777" w:rsidR="00AA1678" w:rsidRPr="00F54185" w:rsidRDefault="00C96362">
            <w:pPr>
              <w:rPr>
                <w:rFonts w:ascii="Cambria" w:eastAsia="Cambria" w:hAnsi="Cambria" w:cs="Cambria"/>
              </w:rPr>
            </w:pPr>
            <w:r w:rsidRPr="00F54185">
              <w:rPr>
                <w:rFonts w:ascii="Cambria" w:hAnsi="Cambria"/>
              </w:rPr>
              <w:t>3.4</w:t>
            </w:r>
          </w:p>
        </w:tc>
        <w:tc>
          <w:tcPr>
            <w:tcW w:w="7189" w:type="dxa"/>
            <w:tcMar>
              <w:top w:w="0" w:type="dxa"/>
              <w:left w:w="115" w:type="dxa"/>
              <w:bottom w:w="0" w:type="dxa"/>
              <w:right w:w="115" w:type="dxa"/>
            </w:tcMar>
          </w:tcPr>
          <w:p w14:paraId="64D16F52" w14:textId="77777777" w:rsidR="00AA1678" w:rsidRPr="00F54185" w:rsidRDefault="00C96362">
            <w:pPr>
              <w:rPr>
                <w:rFonts w:ascii="Cambria" w:eastAsia="Cambria" w:hAnsi="Cambria" w:cs="Cambria"/>
              </w:rPr>
            </w:pPr>
            <w:r w:rsidRPr="00F54185">
              <w:rPr>
                <w:rFonts w:ascii="Cambria" w:hAnsi="Cambria"/>
              </w:rPr>
              <w:t>Software Development Tools</w:t>
            </w:r>
          </w:p>
        </w:tc>
        <w:tc>
          <w:tcPr>
            <w:tcW w:w="686" w:type="dxa"/>
            <w:tcMar>
              <w:top w:w="0" w:type="dxa"/>
              <w:left w:w="115" w:type="dxa"/>
              <w:bottom w:w="0" w:type="dxa"/>
              <w:right w:w="115" w:type="dxa"/>
            </w:tcMar>
          </w:tcPr>
          <w:p w14:paraId="51A89413" w14:textId="6DFA8D59" w:rsidR="00D45E7E" w:rsidRDefault="00FF7A0B">
            <w:r>
              <w:fldChar w:fldCharType="begin"/>
            </w:r>
            <w:r>
              <w:instrText xml:space="preserve"> PAGEREF kodigo_table_3_4 \h </w:instrText>
            </w:r>
            <w:r>
              <w:fldChar w:fldCharType="separate"/>
            </w:r>
            <w:r w:rsidR="00AF5D3B">
              <w:rPr>
                <w:noProof/>
              </w:rPr>
              <w:t>50</w:t>
            </w:r>
            <w:r>
              <w:fldChar w:fldCharType="end"/>
            </w:r>
          </w:p>
        </w:tc>
      </w:tr>
      <w:tr w:rsidR="00AA1678" w:rsidRPr="00F54185" w14:paraId="54DABA49" w14:textId="77777777">
        <w:tc>
          <w:tcPr>
            <w:tcW w:w="765" w:type="dxa"/>
            <w:tcMar>
              <w:top w:w="0" w:type="dxa"/>
              <w:left w:w="115" w:type="dxa"/>
              <w:bottom w:w="0" w:type="dxa"/>
              <w:right w:w="115" w:type="dxa"/>
            </w:tcMar>
          </w:tcPr>
          <w:p w14:paraId="43E61D51" w14:textId="77777777" w:rsidR="00AA1678" w:rsidRPr="00F54185" w:rsidRDefault="00C96362">
            <w:pPr>
              <w:rPr>
                <w:rFonts w:ascii="Cambria" w:eastAsia="Cambria" w:hAnsi="Cambria" w:cs="Cambria"/>
              </w:rPr>
            </w:pPr>
            <w:r w:rsidRPr="00F54185">
              <w:rPr>
                <w:rFonts w:ascii="Cambria" w:hAnsi="Cambria"/>
              </w:rPr>
              <w:t>3.5</w:t>
            </w:r>
          </w:p>
        </w:tc>
        <w:tc>
          <w:tcPr>
            <w:tcW w:w="7189" w:type="dxa"/>
            <w:tcMar>
              <w:top w:w="0" w:type="dxa"/>
              <w:left w:w="115" w:type="dxa"/>
              <w:bottom w:w="0" w:type="dxa"/>
              <w:right w:w="115" w:type="dxa"/>
            </w:tcMar>
          </w:tcPr>
          <w:p w14:paraId="6DFF746E" w14:textId="77777777" w:rsidR="00AA1678" w:rsidRPr="00F54185" w:rsidRDefault="00C96362">
            <w:pPr>
              <w:rPr>
                <w:rFonts w:ascii="Cambria" w:eastAsia="Cambria" w:hAnsi="Cambria" w:cs="Cambria"/>
              </w:rPr>
            </w:pPr>
            <w:r w:rsidRPr="00F54185">
              <w:rPr>
                <w:rFonts w:ascii="Cambria" w:hAnsi="Cambria"/>
              </w:rPr>
              <w:t>Project Features</w:t>
            </w:r>
          </w:p>
        </w:tc>
        <w:tc>
          <w:tcPr>
            <w:tcW w:w="686" w:type="dxa"/>
            <w:tcMar>
              <w:top w:w="0" w:type="dxa"/>
              <w:left w:w="115" w:type="dxa"/>
              <w:bottom w:w="0" w:type="dxa"/>
              <w:right w:w="115" w:type="dxa"/>
            </w:tcMar>
          </w:tcPr>
          <w:p w14:paraId="7C228F27" w14:textId="5FA2169F" w:rsidR="00D45E7E" w:rsidRDefault="00FF7A0B">
            <w:r>
              <w:fldChar w:fldCharType="begin"/>
            </w:r>
            <w:r>
              <w:instrText xml:space="preserve"> PAGEREF kodigo_table_3_5 \h </w:instrText>
            </w:r>
            <w:r>
              <w:fldChar w:fldCharType="separate"/>
            </w:r>
            <w:r w:rsidR="00AF5D3B">
              <w:rPr>
                <w:noProof/>
              </w:rPr>
              <w:t>54</w:t>
            </w:r>
            <w:r>
              <w:fldChar w:fldCharType="end"/>
            </w:r>
          </w:p>
        </w:tc>
      </w:tr>
      <w:tr w:rsidR="00AA1678" w:rsidRPr="00F54185" w14:paraId="0E341055" w14:textId="77777777">
        <w:tc>
          <w:tcPr>
            <w:tcW w:w="765" w:type="dxa"/>
            <w:tcMar>
              <w:top w:w="0" w:type="dxa"/>
              <w:left w:w="115" w:type="dxa"/>
              <w:bottom w:w="0" w:type="dxa"/>
              <w:right w:w="115" w:type="dxa"/>
            </w:tcMar>
          </w:tcPr>
          <w:p w14:paraId="66296ABE" w14:textId="77777777" w:rsidR="00AA1678" w:rsidRPr="00F54185" w:rsidRDefault="00C96362">
            <w:pPr>
              <w:rPr>
                <w:rFonts w:ascii="Cambria" w:eastAsia="Cambria" w:hAnsi="Cambria" w:cs="Cambria"/>
              </w:rPr>
            </w:pPr>
            <w:r w:rsidRPr="00F54185">
              <w:rPr>
                <w:rFonts w:ascii="Cambria" w:hAnsi="Cambria"/>
              </w:rPr>
              <w:t>4.1</w:t>
            </w:r>
          </w:p>
        </w:tc>
        <w:tc>
          <w:tcPr>
            <w:tcW w:w="7189" w:type="dxa"/>
            <w:tcMar>
              <w:top w:w="0" w:type="dxa"/>
              <w:left w:w="115" w:type="dxa"/>
              <w:bottom w:w="0" w:type="dxa"/>
              <w:right w:w="115" w:type="dxa"/>
            </w:tcMar>
          </w:tcPr>
          <w:p w14:paraId="5DF0EE43" w14:textId="77777777" w:rsidR="00AA1678" w:rsidRPr="00F54185" w:rsidRDefault="00C96362">
            <w:pPr>
              <w:rPr>
                <w:rFonts w:ascii="Cambria" w:eastAsia="Cambria" w:hAnsi="Cambria" w:cs="Cambria"/>
              </w:rPr>
            </w:pPr>
            <w:r w:rsidRPr="00F54185">
              <w:rPr>
                <w:rFonts w:ascii="Cambria" w:hAnsi="Cambria"/>
              </w:rPr>
              <w:t>Key Baseline Indicators Related to Research Question 1</w:t>
            </w:r>
          </w:p>
        </w:tc>
        <w:tc>
          <w:tcPr>
            <w:tcW w:w="686" w:type="dxa"/>
            <w:tcMar>
              <w:top w:w="0" w:type="dxa"/>
              <w:left w:w="115" w:type="dxa"/>
              <w:bottom w:w="0" w:type="dxa"/>
              <w:right w:w="115" w:type="dxa"/>
            </w:tcMar>
          </w:tcPr>
          <w:p w14:paraId="7EF1681D" w14:textId="152A1329" w:rsidR="00D45E7E" w:rsidRDefault="00FF7A0B">
            <w:r>
              <w:fldChar w:fldCharType="begin"/>
            </w:r>
            <w:r>
              <w:instrText xml:space="preserve"> PAGEREF kodigo_table_4_1 \h </w:instrText>
            </w:r>
            <w:r>
              <w:fldChar w:fldCharType="separate"/>
            </w:r>
            <w:r w:rsidR="00AF5D3B">
              <w:rPr>
                <w:noProof/>
              </w:rPr>
              <w:t>79</w:t>
            </w:r>
            <w:r>
              <w:fldChar w:fldCharType="end"/>
            </w:r>
          </w:p>
        </w:tc>
      </w:tr>
      <w:tr w:rsidR="00AA1678" w:rsidRPr="00F54185" w14:paraId="349C95EE" w14:textId="77777777">
        <w:tc>
          <w:tcPr>
            <w:tcW w:w="765" w:type="dxa"/>
            <w:tcMar>
              <w:top w:w="0" w:type="dxa"/>
              <w:left w:w="115" w:type="dxa"/>
              <w:bottom w:w="0" w:type="dxa"/>
              <w:right w:w="115" w:type="dxa"/>
            </w:tcMar>
          </w:tcPr>
          <w:p w14:paraId="7E6340A7" w14:textId="77777777" w:rsidR="00AA1678" w:rsidRPr="00F54185" w:rsidRDefault="00C96362">
            <w:pPr>
              <w:rPr>
                <w:rFonts w:ascii="Cambria" w:eastAsia="Cambria" w:hAnsi="Cambria" w:cs="Cambria"/>
              </w:rPr>
            </w:pPr>
            <w:r w:rsidRPr="00F54185">
              <w:rPr>
                <w:rFonts w:ascii="Cambria" w:hAnsi="Cambria"/>
              </w:rPr>
              <w:t>4.2</w:t>
            </w:r>
          </w:p>
        </w:tc>
        <w:tc>
          <w:tcPr>
            <w:tcW w:w="7189" w:type="dxa"/>
            <w:tcMar>
              <w:top w:w="0" w:type="dxa"/>
              <w:left w:w="115" w:type="dxa"/>
              <w:bottom w:w="0" w:type="dxa"/>
              <w:right w:w="115" w:type="dxa"/>
            </w:tcMar>
          </w:tcPr>
          <w:p w14:paraId="40B43437" w14:textId="77777777" w:rsidR="00AA1678" w:rsidRPr="00F54185" w:rsidRDefault="00C96362">
            <w:pPr>
              <w:rPr>
                <w:rFonts w:ascii="Cambria" w:eastAsia="Cambria" w:hAnsi="Cambria" w:cs="Cambria"/>
              </w:rPr>
            </w:pPr>
            <w:r w:rsidRPr="00F54185">
              <w:rPr>
                <w:rFonts w:ascii="Cambria" w:hAnsi="Cambria"/>
              </w:rPr>
              <w:t>Mean Ratings on Current Workflow Conditions and Operational Effects</w:t>
            </w:r>
          </w:p>
        </w:tc>
        <w:tc>
          <w:tcPr>
            <w:tcW w:w="686" w:type="dxa"/>
            <w:tcMar>
              <w:top w:w="0" w:type="dxa"/>
              <w:left w:w="115" w:type="dxa"/>
              <w:bottom w:w="0" w:type="dxa"/>
              <w:right w:w="115" w:type="dxa"/>
            </w:tcMar>
          </w:tcPr>
          <w:p w14:paraId="5C43EB09" w14:textId="1ADF30FC" w:rsidR="00D45E7E" w:rsidRDefault="00FF7A0B">
            <w:r>
              <w:fldChar w:fldCharType="begin"/>
            </w:r>
            <w:r>
              <w:instrText xml:space="preserve"> PAGEREF kodigo_table_4_2 \h </w:instrText>
            </w:r>
            <w:r>
              <w:fldChar w:fldCharType="separate"/>
            </w:r>
            <w:r w:rsidR="00AF5D3B">
              <w:rPr>
                <w:noProof/>
              </w:rPr>
              <w:t>82</w:t>
            </w:r>
            <w:r>
              <w:fldChar w:fldCharType="end"/>
            </w:r>
          </w:p>
        </w:tc>
      </w:tr>
      <w:tr w:rsidR="00AA1678" w:rsidRPr="00F54185" w14:paraId="567BC360" w14:textId="77777777">
        <w:tc>
          <w:tcPr>
            <w:tcW w:w="765" w:type="dxa"/>
            <w:tcMar>
              <w:top w:w="0" w:type="dxa"/>
              <w:left w:w="115" w:type="dxa"/>
              <w:bottom w:w="0" w:type="dxa"/>
              <w:right w:w="115" w:type="dxa"/>
            </w:tcMar>
          </w:tcPr>
          <w:p w14:paraId="7630A73F" w14:textId="77777777" w:rsidR="00AA1678" w:rsidRPr="00F54185" w:rsidRDefault="00C96362">
            <w:pPr>
              <w:rPr>
                <w:rFonts w:ascii="Cambria" w:eastAsia="Cambria" w:hAnsi="Cambria" w:cs="Cambria"/>
              </w:rPr>
            </w:pPr>
            <w:r w:rsidRPr="00F54185">
              <w:rPr>
                <w:rFonts w:ascii="Cambria" w:hAnsi="Cambria"/>
              </w:rPr>
              <w:t>4.3</w:t>
            </w:r>
          </w:p>
        </w:tc>
        <w:tc>
          <w:tcPr>
            <w:tcW w:w="7189" w:type="dxa"/>
            <w:tcMar>
              <w:top w:w="0" w:type="dxa"/>
              <w:left w:w="115" w:type="dxa"/>
              <w:bottom w:w="0" w:type="dxa"/>
              <w:right w:w="115" w:type="dxa"/>
            </w:tcMar>
          </w:tcPr>
          <w:p w14:paraId="438D0948" w14:textId="77777777" w:rsidR="00AA1678" w:rsidRPr="00F54185" w:rsidRDefault="00C96362">
            <w:pPr>
              <w:rPr>
                <w:rFonts w:ascii="Cambria" w:eastAsia="Cambria" w:hAnsi="Cambria" w:cs="Cambria"/>
              </w:rPr>
            </w:pPr>
            <w:r w:rsidRPr="00F54185">
              <w:rPr>
                <w:rFonts w:ascii="Cambria" w:hAnsi="Cambria"/>
              </w:rPr>
              <w:t>Interview Participant Contexts Included in the Thematic Analysis</w:t>
            </w:r>
          </w:p>
        </w:tc>
        <w:tc>
          <w:tcPr>
            <w:tcW w:w="686" w:type="dxa"/>
            <w:tcMar>
              <w:top w:w="0" w:type="dxa"/>
              <w:left w:w="115" w:type="dxa"/>
              <w:bottom w:w="0" w:type="dxa"/>
              <w:right w:w="115" w:type="dxa"/>
            </w:tcMar>
          </w:tcPr>
          <w:p w14:paraId="14A9F07E" w14:textId="2B1B32F2" w:rsidR="00D45E7E" w:rsidRDefault="00FF7A0B">
            <w:r>
              <w:fldChar w:fldCharType="begin"/>
            </w:r>
            <w:r>
              <w:instrText xml:space="preserve"> PAGEREF kodigo_table_4_3 \h </w:instrText>
            </w:r>
            <w:r>
              <w:fldChar w:fldCharType="separate"/>
            </w:r>
            <w:r w:rsidR="00AF5D3B">
              <w:rPr>
                <w:noProof/>
              </w:rPr>
              <w:t>84</w:t>
            </w:r>
            <w:r>
              <w:fldChar w:fldCharType="end"/>
            </w:r>
          </w:p>
        </w:tc>
      </w:tr>
      <w:tr w:rsidR="00AA1678" w:rsidRPr="00F54185" w14:paraId="2A080FB9" w14:textId="77777777">
        <w:tc>
          <w:tcPr>
            <w:tcW w:w="765" w:type="dxa"/>
            <w:tcMar>
              <w:top w:w="0" w:type="dxa"/>
              <w:left w:w="115" w:type="dxa"/>
              <w:bottom w:w="0" w:type="dxa"/>
              <w:right w:w="115" w:type="dxa"/>
            </w:tcMar>
          </w:tcPr>
          <w:p w14:paraId="65031D27" w14:textId="77777777" w:rsidR="00AA1678" w:rsidRPr="00F54185" w:rsidRDefault="00C96362">
            <w:pPr>
              <w:rPr>
                <w:rFonts w:ascii="Cambria" w:eastAsia="Cambria" w:hAnsi="Cambria" w:cs="Cambria"/>
              </w:rPr>
            </w:pPr>
            <w:r w:rsidRPr="00F54185">
              <w:rPr>
                <w:rFonts w:ascii="Cambria" w:hAnsi="Cambria"/>
              </w:rPr>
              <w:t>4.4</w:t>
            </w:r>
          </w:p>
        </w:tc>
        <w:tc>
          <w:tcPr>
            <w:tcW w:w="7189" w:type="dxa"/>
            <w:tcMar>
              <w:top w:w="0" w:type="dxa"/>
              <w:left w:w="115" w:type="dxa"/>
              <w:bottom w:w="0" w:type="dxa"/>
              <w:right w:w="115" w:type="dxa"/>
            </w:tcMar>
          </w:tcPr>
          <w:p w14:paraId="438254DB" w14:textId="77777777" w:rsidR="00AA1678" w:rsidRPr="00F54185" w:rsidRDefault="00C96362">
            <w:pPr>
              <w:rPr>
                <w:rFonts w:ascii="Cambria" w:eastAsia="Cambria" w:hAnsi="Cambria" w:cs="Cambria"/>
              </w:rPr>
            </w:pPr>
            <w:r w:rsidRPr="00F54185">
              <w:rPr>
                <w:rFonts w:ascii="Cambria" w:hAnsi="Cambria"/>
              </w:rPr>
              <w:t>Themes, Sub-Themes, and Illustrative Quotes from the Interview Data</w:t>
            </w:r>
          </w:p>
        </w:tc>
        <w:tc>
          <w:tcPr>
            <w:tcW w:w="686" w:type="dxa"/>
            <w:tcMar>
              <w:top w:w="0" w:type="dxa"/>
              <w:left w:w="115" w:type="dxa"/>
              <w:bottom w:w="0" w:type="dxa"/>
              <w:right w:w="115" w:type="dxa"/>
            </w:tcMar>
          </w:tcPr>
          <w:p w14:paraId="79FE40C7" w14:textId="7F4BD786" w:rsidR="00D45E7E" w:rsidRDefault="00FF7A0B">
            <w:r>
              <w:fldChar w:fldCharType="begin"/>
            </w:r>
            <w:r>
              <w:instrText xml:space="preserve"> PAGEREF kodigo_table_4_4 \h </w:instrText>
            </w:r>
            <w:r>
              <w:fldChar w:fldCharType="separate"/>
            </w:r>
            <w:r w:rsidR="00AF5D3B">
              <w:rPr>
                <w:noProof/>
              </w:rPr>
              <w:t>86</w:t>
            </w:r>
            <w:r>
              <w:fldChar w:fldCharType="end"/>
            </w:r>
          </w:p>
        </w:tc>
      </w:tr>
      <w:tr w:rsidR="00AA1678" w:rsidRPr="00F54185" w14:paraId="39160123" w14:textId="77777777">
        <w:tc>
          <w:tcPr>
            <w:tcW w:w="765" w:type="dxa"/>
            <w:tcMar>
              <w:top w:w="0" w:type="dxa"/>
              <w:left w:w="115" w:type="dxa"/>
              <w:bottom w:w="0" w:type="dxa"/>
              <w:right w:w="115" w:type="dxa"/>
            </w:tcMar>
          </w:tcPr>
          <w:p w14:paraId="125008BF" w14:textId="77777777" w:rsidR="00AA1678" w:rsidRPr="00F54185" w:rsidRDefault="00C96362">
            <w:pPr>
              <w:rPr>
                <w:rFonts w:ascii="Cambria" w:eastAsia="Cambria" w:hAnsi="Cambria" w:cs="Cambria"/>
              </w:rPr>
            </w:pPr>
            <w:r w:rsidRPr="00F54185">
              <w:rPr>
                <w:rFonts w:ascii="Cambria" w:hAnsi="Cambria"/>
              </w:rPr>
              <w:t>4.5</w:t>
            </w:r>
          </w:p>
        </w:tc>
        <w:tc>
          <w:tcPr>
            <w:tcW w:w="7189" w:type="dxa"/>
            <w:tcMar>
              <w:top w:w="0" w:type="dxa"/>
              <w:left w:w="115" w:type="dxa"/>
              <w:bottom w:w="0" w:type="dxa"/>
              <w:right w:w="115" w:type="dxa"/>
            </w:tcMar>
          </w:tcPr>
          <w:p w14:paraId="236C4761" w14:textId="77777777" w:rsidR="00AA1678" w:rsidRPr="00F54185" w:rsidRDefault="00C96362">
            <w:pPr>
              <w:rPr>
                <w:rFonts w:ascii="Cambria" w:eastAsia="Cambria" w:hAnsi="Cambria" w:cs="Cambria"/>
              </w:rPr>
            </w:pPr>
            <w:r w:rsidRPr="00F54185">
              <w:rPr>
                <w:rFonts w:ascii="Cambria" w:hAnsi="Cambria"/>
              </w:rPr>
              <w:t>Integrated Summary of the Quantitative and Qualitative Findings for Research Question 1</w:t>
            </w:r>
          </w:p>
        </w:tc>
        <w:tc>
          <w:tcPr>
            <w:tcW w:w="686" w:type="dxa"/>
            <w:tcMar>
              <w:top w:w="0" w:type="dxa"/>
              <w:left w:w="115" w:type="dxa"/>
              <w:bottom w:w="0" w:type="dxa"/>
              <w:right w:w="115" w:type="dxa"/>
            </w:tcMar>
          </w:tcPr>
          <w:p w14:paraId="0BFB0C5D" w14:textId="39CAB354" w:rsidR="00D45E7E" w:rsidRDefault="00FF7A0B">
            <w:r>
              <w:fldChar w:fldCharType="begin"/>
            </w:r>
            <w:r>
              <w:instrText xml:space="preserve"> PAGEREF kodigo_table_4_5 \h </w:instrText>
            </w:r>
            <w:r>
              <w:fldChar w:fldCharType="separate"/>
            </w:r>
            <w:r w:rsidR="00AF5D3B">
              <w:rPr>
                <w:noProof/>
              </w:rPr>
              <w:t>90</w:t>
            </w:r>
            <w:r>
              <w:fldChar w:fldCharType="end"/>
            </w:r>
          </w:p>
        </w:tc>
      </w:tr>
      <w:tr w:rsidR="00AA1678" w:rsidRPr="00F54185" w14:paraId="0C92B1B3" w14:textId="77777777">
        <w:tc>
          <w:tcPr>
            <w:tcW w:w="765" w:type="dxa"/>
            <w:tcMar>
              <w:top w:w="0" w:type="dxa"/>
              <w:left w:w="115" w:type="dxa"/>
              <w:bottom w:w="0" w:type="dxa"/>
              <w:right w:w="115" w:type="dxa"/>
            </w:tcMar>
          </w:tcPr>
          <w:p w14:paraId="1C365BC8" w14:textId="77777777" w:rsidR="00FA5E57" w:rsidRDefault="00D4339C">
            <w:r>
              <w:rPr>
                <w:rFonts w:ascii="Cambria" w:hAnsi="Cambria"/>
              </w:rPr>
              <w:t>4.6</w:t>
            </w:r>
          </w:p>
        </w:tc>
        <w:tc>
          <w:tcPr>
            <w:tcW w:w="7189" w:type="dxa"/>
            <w:tcMar>
              <w:top w:w="0" w:type="dxa"/>
              <w:left w:w="115" w:type="dxa"/>
              <w:bottom w:w="0" w:type="dxa"/>
              <w:right w:w="115" w:type="dxa"/>
            </w:tcMar>
          </w:tcPr>
          <w:p w14:paraId="6C6BC6BE" w14:textId="77777777" w:rsidR="00FA5E57" w:rsidRDefault="00D4339C">
            <w:r>
              <w:rPr>
                <w:rFonts w:ascii="Cambria" w:hAnsi="Cambria"/>
              </w:rPr>
              <w:t>Executed Technical Verification Results</w:t>
            </w:r>
          </w:p>
        </w:tc>
        <w:tc>
          <w:tcPr>
            <w:tcW w:w="686" w:type="dxa"/>
            <w:tcMar>
              <w:top w:w="0" w:type="dxa"/>
              <w:left w:w="115" w:type="dxa"/>
              <w:bottom w:w="0" w:type="dxa"/>
              <w:right w:w="115" w:type="dxa"/>
            </w:tcMar>
          </w:tcPr>
          <w:p w14:paraId="7DB464F9" w14:textId="4EE0BD3C" w:rsidR="00FA5E57" w:rsidRDefault="00D4339C">
            <w:r>
              <w:fldChar w:fldCharType="begin"/>
            </w:r>
            <w:r>
              <w:instrText xml:space="preserve"> PAGEREF kodigo_table_4_6 \h </w:instrText>
            </w:r>
            <w:r>
              <w:fldChar w:fldCharType="separate"/>
            </w:r>
            <w:r w:rsidR="00AF5D3B">
              <w:rPr>
                <w:noProof/>
              </w:rPr>
              <w:t>92</w:t>
            </w:r>
            <w:r>
              <w:fldChar w:fldCharType="end"/>
            </w:r>
          </w:p>
        </w:tc>
      </w:tr>
      <w:tr w:rsidR="00AA1678" w:rsidRPr="00F54185" w14:paraId="2A8B6E15" w14:textId="77777777">
        <w:tc>
          <w:tcPr>
            <w:tcW w:w="765" w:type="dxa"/>
            <w:tcMar>
              <w:top w:w="0" w:type="dxa"/>
              <w:left w:w="115" w:type="dxa"/>
              <w:bottom w:w="0" w:type="dxa"/>
              <w:right w:w="115" w:type="dxa"/>
            </w:tcMar>
          </w:tcPr>
          <w:p w14:paraId="72B7E2A3" w14:textId="77777777" w:rsidR="00FA5E57" w:rsidRDefault="00D4339C">
            <w:r>
              <w:rPr>
                <w:rFonts w:ascii="Cambria" w:hAnsi="Cambria"/>
              </w:rPr>
              <w:t>4.7</w:t>
            </w:r>
          </w:p>
        </w:tc>
        <w:tc>
          <w:tcPr>
            <w:tcW w:w="7189" w:type="dxa"/>
            <w:tcMar>
              <w:top w:w="0" w:type="dxa"/>
              <w:left w:w="115" w:type="dxa"/>
              <w:bottom w:w="0" w:type="dxa"/>
              <w:right w:w="115" w:type="dxa"/>
            </w:tcMar>
          </w:tcPr>
          <w:p w14:paraId="137E736A" w14:textId="77777777" w:rsidR="00FA5E57" w:rsidRDefault="00D4339C">
            <w:r>
              <w:rPr>
                <w:rFonts w:ascii="Cambria" w:hAnsi="Cambria"/>
              </w:rPr>
              <w:t>Confirmed Authorization Failures in the Controlled Assessment</w:t>
            </w:r>
          </w:p>
        </w:tc>
        <w:tc>
          <w:tcPr>
            <w:tcW w:w="686" w:type="dxa"/>
            <w:tcMar>
              <w:top w:w="0" w:type="dxa"/>
              <w:left w:w="115" w:type="dxa"/>
              <w:bottom w:w="0" w:type="dxa"/>
              <w:right w:w="115" w:type="dxa"/>
            </w:tcMar>
          </w:tcPr>
          <w:p w14:paraId="751E6812" w14:textId="10967560" w:rsidR="00FA5E57" w:rsidRDefault="00D4339C">
            <w:r>
              <w:fldChar w:fldCharType="begin"/>
            </w:r>
            <w:r>
              <w:instrText xml:space="preserve"> PAGEREF kodigo_table_4_7 \h </w:instrText>
            </w:r>
            <w:r>
              <w:fldChar w:fldCharType="separate"/>
            </w:r>
            <w:r w:rsidR="00AF5D3B">
              <w:rPr>
                <w:noProof/>
              </w:rPr>
              <w:t>95</w:t>
            </w:r>
            <w:r>
              <w:fldChar w:fldCharType="end"/>
            </w:r>
          </w:p>
        </w:tc>
      </w:tr>
    </w:tbl>
    <w:p w14:paraId="420AD2B4" w14:textId="77777777" w:rsidR="00AA1678" w:rsidRPr="00F54185" w:rsidRDefault="00AA1678">
      <w:pPr>
        <w:spacing w:line="480" w:lineRule="auto"/>
        <w:rPr>
          <w:rFonts w:ascii="Cambria" w:eastAsia="Cambria" w:hAnsi="Cambria" w:cs="Cambria"/>
          <w:sz w:val="24"/>
          <w:szCs w:val="24"/>
        </w:rPr>
      </w:pPr>
    </w:p>
    <w:p w14:paraId="34420A46" w14:textId="77777777" w:rsidR="00AA1678" w:rsidRPr="00F54185" w:rsidRDefault="00AA1678">
      <w:pPr>
        <w:spacing w:line="480" w:lineRule="auto"/>
        <w:rPr>
          <w:rFonts w:ascii="Cambria" w:eastAsia="Cambria" w:hAnsi="Cambria" w:cs="Cambria"/>
        </w:rPr>
      </w:pPr>
    </w:p>
    <w:p w14:paraId="6490F2D3" w14:textId="77777777" w:rsidR="00AA1678" w:rsidRPr="00F54185" w:rsidRDefault="00AA1678">
      <w:pPr>
        <w:spacing w:line="480" w:lineRule="auto"/>
        <w:rPr>
          <w:rFonts w:ascii="Cambria" w:eastAsia="Cambria" w:hAnsi="Cambria" w:cs="Cambria"/>
        </w:rPr>
      </w:pPr>
    </w:p>
    <w:p w14:paraId="27C068DD" w14:textId="77777777" w:rsidR="00AA1678" w:rsidRPr="00F54185" w:rsidRDefault="00AA1678">
      <w:pPr>
        <w:spacing w:line="480" w:lineRule="auto"/>
        <w:rPr>
          <w:rFonts w:ascii="Cambria" w:eastAsia="Cambria" w:hAnsi="Cambria" w:cs="Cambria"/>
        </w:rPr>
      </w:pPr>
    </w:p>
    <w:p w14:paraId="1B83A275" w14:textId="77777777" w:rsidR="00AA1678" w:rsidRPr="00F54185" w:rsidRDefault="00AA1678">
      <w:pPr>
        <w:spacing w:line="480" w:lineRule="auto"/>
        <w:rPr>
          <w:rFonts w:ascii="Cambria" w:eastAsia="Cambria" w:hAnsi="Cambria" w:cs="Cambria"/>
        </w:rPr>
      </w:pPr>
    </w:p>
    <w:p w14:paraId="23FC1083" w14:textId="77777777" w:rsidR="00AA1678" w:rsidRPr="00F54185" w:rsidRDefault="00AA1678">
      <w:pPr>
        <w:spacing w:line="480" w:lineRule="auto"/>
        <w:rPr>
          <w:rFonts w:ascii="Cambria" w:eastAsia="Cambria" w:hAnsi="Cambria" w:cs="Cambria"/>
        </w:rPr>
      </w:pPr>
    </w:p>
    <w:p w14:paraId="1812394D" w14:textId="77777777" w:rsidR="00AA1678" w:rsidRPr="00F54185" w:rsidRDefault="00AA1678">
      <w:pPr>
        <w:spacing w:line="480" w:lineRule="auto"/>
        <w:rPr>
          <w:rFonts w:ascii="Cambria" w:eastAsia="Cambria" w:hAnsi="Cambria" w:cs="Cambria"/>
        </w:rPr>
      </w:pPr>
    </w:p>
    <w:p w14:paraId="0E2CEBEF" w14:textId="77777777" w:rsidR="00AA1678" w:rsidRPr="00F54185" w:rsidRDefault="00AA1678">
      <w:pPr>
        <w:spacing w:line="480" w:lineRule="auto"/>
        <w:rPr>
          <w:rFonts w:ascii="Cambria" w:eastAsia="Cambria" w:hAnsi="Cambria" w:cs="Cambria"/>
        </w:rPr>
      </w:pPr>
    </w:p>
    <w:p w14:paraId="6C63E2B3" w14:textId="77777777" w:rsidR="00AA1678" w:rsidRDefault="00AA1678">
      <w:pPr>
        <w:spacing w:line="480" w:lineRule="auto"/>
        <w:rPr>
          <w:rFonts w:ascii="Cambria" w:eastAsia="Cambria" w:hAnsi="Cambria" w:cs="Cambria"/>
        </w:rPr>
      </w:pPr>
    </w:p>
    <w:p w14:paraId="4EFCD3AE" w14:textId="77777777" w:rsidR="004227DB" w:rsidRPr="00F54185" w:rsidRDefault="004227DB">
      <w:pPr>
        <w:spacing w:line="480" w:lineRule="auto"/>
        <w:rPr>
          <w:rFonts w:ascii="Cambria" w:eastAsia="Cambria" w:hAnsi="Cambria" w:cs="Cambria"/>
        </w:rPr>
      </w:pPr>
    </w:p>
    <w:p w14:paraId="54518E5B" w14:textId="77777777" w:rsidR="00AA1678" w:rsidRPr="00F54185" w:rsidRDefault="00C96362" w:rsidP="00F54185">
      <w:pPr>
        <w:pStyle w:val="Heading1"/>
        <w:keepNext/>
        <w:pageBreakBefore/>
        <w:jc w:val="center"/>
        <w:rPr>
          <w:rFonts w:ascii="Cambria" w:hAnsi="Cambria"/>
        </w:rPr>
      </w:pPr>
      <w:bookmarkStart w:id="9" w:name="_heading=h.68otzgepmq6q" w:colFirst="0" w:colLast="0"/>
      <w:bookmarkStart w:id="10" w:name="_Toc244036496"/>
      <w:bookmarkEnd w:id="9"/>
      <w:r w:rsidRPr="00F54185">
        <w:rPr>
          <w:rFonts w:ascii="Cambria" w:hAnsi="Cambria"/>
        </w:rPr>
        <w:lastRenderedPageBreak/>
        <w:t>CHAPTER 1</w:t>
      </w:r>
      <w:bookmarkEnd w:id="10"/>
    </w:p>
    <w:p w14:paraId="57CF1239" w14:textId="77777777" w:rsidR="00AA1678" w:rsidRPr="00F54185" w:rsidRDefault="00C96362" w:rsidP="00964952">
      <w:pPr>
        <w:pStyle w:val="Heading1"/>
        <w:jc w:val="center"/>
        <w:rPr>
          <w:rFonts w:ascii="Cambria" w:hAnsi="Cambria"/>
        </w:rPr>
      </w:pPr>
      <w:bookmarkStart w:id="11" w:name="_Toc244036497"/>
      <w:r w:rsidRPr="00F54185">
        <w:rPr>
          <w:rFonts w:ascii="Cambria" w:hAnsi="Cambria"/>
        </w:rPr>
        <w:t>INTRODUCTION</w:t>
      </w:r>
      <w:bookmarkEnd w:id="11"/>
    </w:p>
    <w:p w14:paraId="3DFAF464"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In the Philippine market, many local businesses still rely on localized Point of Sale (POS) systems that do not communicate effectively with a central database, leading to delayed or inconsistent records. This study documents the development and evaluation of Kodigo, a cloud-based inventory and financial management application for small and medium enterprises. The current system uses connected, server-validated operations and scoped records to support sales, inventory, and reporting; selected POS and inventory changes can be queued in the browser during connectivity interruptions. The system is designed to reduce manual reconciliation and provide a consistent operational view for participating stores.</w:t>
      </w:r>
    </w:p>
    <w:p w14:paraId="5F7E7871" w14:textId="77777777" w:rsidR="00AA1678" w:rsidRPr="00F54185" w:rsidRDefault="00AA1678">
      <w:pPr>
        <w:spacing w:line="480" w:lineRule="auto"/>
        <w:rPr>
          <w:rFonts w:ascii="Cambria" w:eastAsia="Cambria" w:hAnsi="Cambria" w:cs="Cambria"/>
        </w:rPr>
      </w:pPr>
    </w:p>
    <w:p w14:paraId="11DF7845" w14:textId="77777777" w:rsidR="00AA1678" w:rsidRPr="00F54185" w:rsidRDefault="00C96362" w:rsidP="00F54185">
      <w:pPr>
        <w:pStyle w:val="Heading1"/>
        <w:rPr>
          <w:rFonts w:ascii="Cambria" w:hAnsi="Cambria"/>
        </w:rPr>
      </w:pPr>
      <w:bookmarkStart w:id="12" w:name="_Toc244036498"/>
      <w:r w:rsidRPr="00F54185">
        <w:rPr>
          <w:rFonts w:ascii="Cambria" w:hAnsi="Cambria"/>
        </w:rPr>
        <w:t>Background of the Study</w:t>
      </w:r>
      <w:bookmarkEnd w:id="12"/>
      <w:r w:rsidRPr="00F54185">
        <w:rPr>
          <w:rFonts w:ascii="Cambria" w:hAnsi="Cambria"/>
        </w:rPr>
        <w:t xml:space="preserve"> </w:t>
      </w:r>
      <w:r w:rsidRPr="00F54185">
        <w:rPr>
          <w:rFonts w:ascii="Cambria" w:hAnsi="Cambria"/>
        </w:rPr>
        <w:tab/>
      </w:r>
    </w:p>
    <w:p w14:paraId="4515B42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global business landscape has undergone a significant paradigm shift, evolving from manual, paper-based ledger systems to localized digital tools, and effectively toward integrated cloud ecosystems. Internationally, the adoption of cloud technology has become a cornerstone for Small and Medium Enterprises (SMEs) aiming to scale, as these platforms allow for real-time data synchronization across disparate geographical locations. However, while global markets have largely transitioned to these automated environments, a substantial portion of the SME sector in developing regions remains tethered to fragmented legacy systems. According to </w:t>
      </w:r>
      <w:sdt>
        <w:sdtPr>
          <w:rPr>
            <w:rFonts w:ascii="Cambria" w:hAnsi="Cambria"/>
          </w:rPr>
          <w:tag w:val="goog_rdk_0"/>
          <w:id w:val="-1161701109"/>
        </w:sdtPr>
        <w:sdtEndPr/>
        <w:sdtContent/>
      </w:sdt>
      <w:r w:rsidRPr="00F54185">
        <w:rPr>
          <w:rFonts w:ascii="Cambria" w:eastAsia="Cambria" w:hAnsi="Cambria" w:cs="Cambria"/>
        </w:rPr>
        <w:t>Nevalga (2022), while Philippine MSMEs recognize the relative advantage of cloud adoption, they often face significant barriers related to implementation costs and a lack of government-supported infrastructure.</w:t>
      </w:r>
    </w:p>
    <w:p w14:paraId="6CAD01C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In the Philippine market, this digital divide is not merely a lack of hardware but a structural issue regarding connectivity. The current operational standard for many local </w:t>
      </w:r>
      <w:r w:rsidRPr="00F54185">
        <w:rPr>
          <w:rFonts w:ascii="Cambria" w:eastAsia="Cambria" w:hAnsi="Cambria" w:cs="Cambria"/>
        </w:rPr>
        <w:lastRenderedPageBreak/>
        <w:t>businesses relies on localized Point of Sale (POS) terminals that function in isolation. Unicommerce (2026) identifies this reliance on manual documentation and inconsistent tracking as a primary threat to local brands, creating data silos where inventory movement at the branch level does not reflect in the financial master data. Consequently, business owners are forced to depend on delayed manual reconciliation, a process that is historically error-prone and time-consuming. These operational blind spots inevitably lead to data lag, leaving management without a real-time view of total assets and complicating critical tasks such as tax compliance and profit auditing.</w:t>
      </w:r>
    </w:p>
    <w:p w14:paraId="4429FF5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To address these inefficiencies, this research documents the development and implementation of the Cloud-Based Inventory and Financial Management System. This integrated approach is supported by recent findings in the field; for instance, Ayochok and Perez (2024) highlighted that enhancing inventory systems is critical for resolving inefficiencies caused by manual procedures in local institutions. Furthermore, transitioning to automated platforms significantly improves decision quality. As noted by CloudCFO (2025), cloud automation reduces overhead costs and provides management with real-time visibility into cash flow, which is essential for long-term sustainability. Additionally, comparative studies establish that system-driven inventory tools significantly outperform manual tracking in terms of speed and error reduction (Conde et al., 2026).</w:t>
      </w:r>
    </w:p>
    <w:p w14:paraId="1A349FF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Ultimately, the shift toward a Cloud-Based Inventory and Financial Management System is no longer a luxury but a necessity for competitive survival. This study seeks to validate a technological framework specifically tailored to the resource constraints of Cebu City’s SMEs. By bridging the gap between physical inventory and digital financial records, this project aims to establish a "Single Source of Truth" that empowers local business owners to move from reactive troubleshooting to proactive strategic planning.</w:t>
      </w:r>
    </w:p>
    <w:p w14:paraId="6FE9A2E4" w14:textId="77777777" w:rsidR="00AA1678" w:rsidRPr="00F54185" w:rsidRDefault="00C96362" w:rsidP="00F54185">
      <w:pPr>
        <w:pStyle w:val="Heading1"/>
        <w:rPr>
          <w:rFonts w:ascii="Cambria" w:hAnsi="Cambria"/>
        </w:rPr>
      </w:pPr>
      <w:bookmarkStart w:id="13" w:name="_Toc244036499"/>
      <w:r w:rsidRPr="00F54185">
        <w:rPr>
          <w:rFonts w:ascii="Cambria" w:hAnsi="Cambria"/>
        </w:rPr>
        <w:lastRenderedPageBreak/>
        <w:t>Statement of the Problem</w:t>
      </w:r>
      <w:bookmarkEnd w:id="13"/>
      <w:r w:rsidRPr="00F54185">
        <w:rPr>
          <w:rFonts w:ascii="Cambria" w:hAnsi="Cambria"/>
        </w:rPr>
        <w:t> </w:t>
      </w:r>
    </w:p>
    <w:p w14:paraId="711AEEB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Multi-branch SMEs frequently encounter operational inefficiencies due to a reliance on manual inventory tracking and financial reconciliation. These disjointed processes result in inaccurate stock data, delayed financial reporting, and revenue inconsistencies. To address these gaps, this research evaluates the Cloud-Based Inventory and Financial Management System, which maintains centralized records for connected operations and supports bounded queueing of selected transactions during interruptions. Specifically, this study seeks to answer the following questions:</w:t>
      </w:r>
    </w:p>
    <w:p w14:paraId="31443C31" w14:textId="77777777" w:rsidR="00AA1678" w:rsidRPr="00F54185" w:rsidRDefault="00C96362">
      <w:pPr>
        <w:numPr>
          <w:ilvl w:val="0"/>
          <w:numId w:val="1"/>
        </w:numPr>
        <w:spacing w:line="480" w:lineRule="auto"/>
        <w:rPr>
          <w:rFonts w:ascii="Cambria" w:eastAsia="Cambria" w:hAnsi="Cambria" w:cs="Cambria"/>
        </w:rPr>
      </w:pPr>
      <w:r w:rsidRPr="00F54185">
        <w:rPr>
          <w:rFonts w:ascii="Cambria" w:eastAsia="Cambria" w:hAnsi="Cambria" w:cs="Cambria"/>
        </w:rPr>
        <w:t>What are the key challenges and operational bottlenecks faced by SMEs in manual inventory tracking and error-prone financial reconciliation processes, and how do these challenges impact their overall efficiency in terms of:</w:t>
      </w:r>
    </w:p>
    <w:p w14:paraId="21C604AF" w14:textId="77777777" w:rsidR="00AA1678" w:rsidRPr="00F54185" w:rsidRDefault="00C96362" w:rsidP="00C047BC">
      <w:pPr>
        <w:spacing w:line="480" w:lineRule="auto"/>
        <w:ind w:left="1080"/>
        <w:jc w:val="left"/>
        <w:rPr>
          <w:rFonts w:ascii="Cambria" w:eastAsia="Cambria" w:hAnsi="Cambria" w:cs="Cambria"/>
        </w:rPr>
      </w:pPr>
      <w:r w:rsidRPr="00F54185">
        <w:rPr>
          <w:rFonts w:ascii="Cambria" w:eastAsia="Cambria" w:hAnsi="Cambria" w:cs="Cambria"/>
        </w:rPr>
        <w:t>a. Inaccurate inventory tracking</w:t>
      </w:r>
      <w:r w:rsidRPr="00F54185">
        <w:rPr>
          <w:rFonts w:ascii="Cambria" w:eastAsia="Cambria" w:hAnsi="Cambria" w:cs="Cambria"/>
        </w:rPr>
        <w:br/>
        <w:t>b. Slow decision-making</w:t>
      </w:r>
      <w:r w:rsidRPr="00F54185">
        <w:rPr>
          <w:rFonts w:ascii="Cambria" w:eastAsia="Cambria" w:hAnsi="Cambria" w:cs="Cambria"/>
        </w:rPr>
        <w:br/>
        <w:t>c. High operational cost</w:t>
      </w:r>
      <w:r w:rsidRPr="00F54185">
        <w:rPr>
          <w:rFonts w:ascii="Cambria" w:eastAsia="Cambria" w:hAnsi="Cambria" w:cs="Cambria"/>
        </w:rPr>
        <w:br/>
        <w:t>d. Data inconsistency</w:t>
      </w:r>
    </w:p>
    <w:p w14:paraId="44AE8218" w14:textId="77777777" w:rsidR="00AA1678" w:rsidRPr="00F54185" w:rsidRDefault="00CA2E07">
      <w:pPr>
        <w:numPr>
          <w:ilvl w:val="0"/>
          <w:numId w:val="1"/>
        </w:numPr>
        <w:spacing w:line="480" w:lineRule="auto"/>
        <w:rPr>
          <w:rFonts w:ascii="Cambria" w:eastAsia="Cambria" w:hAnsi="Cambria" w:cs="Cambria"/>
        </w:rPr>
      </w:pPr>
      <w:sdt>
        <w:sdtPr>
          <w:rPr>
            <w:rFonts w:ascii="Cambria" w:hAnsi="Cambria"/>
          </w:rPr>
          <w:tag w:val="goog_rdk_1"/>
          <w:id w:val="-828203777"/>
        </w:sdtPr>
        <w:sdtEndPr/>
        <w:sdtContent/>
      </w:sdt>
      <w:r w:rsidR="00C96362" w:rsidRPr="00F54185">
        <w:rPr>
          <w:rFonts w:ascii="Cambria" w:eastAsia="Cambria" w:hAnsi="Cambria" w:cs="Cambria"/>
        </w:rPr>
        <w:t>What system framework and information security measures are most appropriate for the development of the proposed Cloud-Based Inventory and Financial Management System, as evaluated by qualified technical validators in terms of:</w:t>
      </w:r>
    </w:p>
    <w:p w14:paraId="75C1A85C"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a. System Architecture and Framework Design</w:t>
      </w:r>
    </w:p>
    <w:p w14:paraId="2164C2DE"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b. Data Security and Access Control</w:t>
      </w:r>
    </w:p>
    <w:p w14:paraId="3194726D"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c. Role-Based Access and User Privilege Management</w:t>
      </w:r>
    </w:p>
    <w:p w14:paraId="26F686C8"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d. Data Integrity and Transmission Security</w:t>
      </w:r>
    </w:p>
    <w:p w14:paraId="5A9D6F8F" w14:textId="77777777" w:rsidR="00AA1678" w:rsidRPr="00F54185" w:rsidRDefault="00AA1678">
      <w:pPr>
        <w:spacing w:line="480" w:lineRule="auto"/>
        <w:ind w:left="1080"/>
        <w:rPr>
          <w:rFonts w:ascii="Cambria" w:eastAsia="Cambria" w:hAnsi="Cambria" w:cs="Cambria"/>
        </w:rPr>
      </w:pPr>
    </w:p>
    <w:p w14:paraId="64CDB709" w14:textId="77777777" w:rsidR="00AA1678" w:rsidRPr="00F54185" w:rsidRDefault="00C96362">
      <w:pPr>
        <w:numPr>
          <w:ilvl w:val="0"/>
          <w:numId w:val="1"/>
        </w:numPr>
        <w:spacing w:line="480" w:lineRule="auto"/>
        <w:rPr>
          <w:rFonts w:ascii="Cambria" w:eastAsia="Cambria" w:hAnsi="Cambria" w:cs="Cambria"/>
        </w:rPr>
      </w:pPr>
      <w:r w:rsidRPr="00F54185">
        <w:rPr>
          <w:rFonts w:ascii="Cambria" w:eastAsia="Cambria" w:hAnsi="Cambria" w:cs="Cambria"/>
        </w:rPr>
        <w:lastRenderedPageBreak/>
        <w:t>What is the level of acceptability of the developed Cloud-Based Inventory and Financial Management System among intended users and technical evaluators in terms of:</w:t>
      </w:r>
    </w:p>
    <w:p w14:paraId="42F3B84D"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a. Cost-effectiveness</w:t>
      </w:r>
    </w:p>
    <w:p w14:paraId="1AF22842"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b. System reliability</w:t>
      </w:r>
    </w:p>
    <w:p w14:paraId="56FF2DFD"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c. Operational efficiency</w:t>
      </w:r>
    </w:p>
    <w:p w14:paraId="16941DBA"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d. Security</w:t>
      </w:r>
    </w:p>
    <w:p w14:paraId="4B4521BE" w14:textId="77777777" w:rsidR="00AA1678" w:rsidRPr="00F54185" w:rsidRDefault="00AA1678">
      <w:pPr>
        <w:spacing w:line="480" w:lineRule="auto"/>
        <w:ind w:left="1080"/>
        <w:rPr>
          <w:rFonts w:ascii="Cambria" w:eastAsia="Cambria" w:hAnsi="Cambria" w:cs="Cambria"/>
        </w:rPr>
      </w:pPr>
    </w:p>
    <w:p w14:paraId="362C4034" w14:textId="77777777" w:rsidR="00AA1678" w:rsidRPr="00F54185" w:rsidRDefault="00AA1678">
      <w:pPr>
        <w:spacing w:line="480" w:lineRule="auto"/>
        <w:ind w:left="1080"/>
        <w:rPr>
          <w:rFonts w:ascii="Cambria" w:eastAsia="Cambria" w:hAnsi="Cambria" w:cs="Cambria"/>
        </w:rPr>
      </w:pPr>
    </w:p>
    <w:p w14:paraId="5AA7DDFC" w14:textId="77777777" w:rsidR="00AA1678" w:rsidRPr="00F54185" w:rsidRDefault="00AA1678">
      <w:pPr>
        <w:spacing w:line="480" w:lineRule="auto"/>
        <w:ind w:left="1080"/>
        <w:rPr>
          <w:rFonts w:ascii="Cambria" w:eastAsia="Cambria" w:hAnsi="Cambria" w:cs="Cambria"/>
        </w:rPr>
      </w:pPr>
    </w:p>
    <w:p w14:paraId="74FBF73E" w14:textId="77777777" w:rsidR="00AA1678" w:rsidRPr="00F54185" w:rsidRDefault="00AA1678">
      <w:pPr>
        <w:spacing w:line="480" w:lineRule="auto"/>
        <w:ind w:left="1080"/>
        <w:rPr>
          <w:rFonts w:ascii="Cambria" w:eastAsia="Cambria" w:hAnsi="Cambria" w:cs="Cambria"/>
        </w:rPr>
      </w:pPr>
    </w:p>
    <w:p w14:paraId="0148F88B" w14:textId="77777777" w:rsidR="00AA1678" w:rsidRPr="00F54185" w:rsidRDefault="00AA1678">
      <w:pPr>
        <w:spacing w:line="480" w:lineRule="auto"/>
        <w:ind w:left="1080"/>
        <w:rPr>
          <w:rFonts w:ascii="Cambria" w:eastAsia="Cambria" w:hAnsi="Cambria" w:cs="Cambria"/>
        </w:rPr>
      </w:pPr>
    </w:p>
    <w:p w14:paraId="67739914" w14:textId="77777777" w:rsidR="00AA1678" w:rsidRPr="00F54185" w:rsidRDefault="00AA1678">
      <w:pPr>
        <w:spacing w:line="480" w:lineRule="auto"/>
        <w:ind w:left="1080"/>
        <w:rPr>
          <w:rFonts w:ascii="Cambria" w:eastAsia="Cambria" w:hAnsi="Cambria" w:cs="Cambria"/>
        </w:rPr>
      </w:pPr>
    </w:p>
    <w:p w14:paraId="58C47107" w14:textId="77777777" w:rsidR="00AA1678" w:rsidRPr="00F54185" w:rsidRDefault="00AA1678">
      <w:pPr>
        <w:spacing w:line="480" w:lineRule="auto"/>
        <w:ind w:left="1080"/>
        <w:rPr>
          <w:rFonts w:ascii="Cambria" w:eastAsia="Cambria" w:hAnsi="Cambria" w:cs="Cambria"/>
        </w:rPr>
      </w:pPr>
    </w:p>
    <w:p w14:paraId="0330F9E8" w14:textId="77777777" w:rsidR="00AA1678" w:rsidRPr="00F54185" w:rsidRDefault="00AA1678">
      <w:pPr>
        <w:spacing w:line="480" w:lineRule="auto"/>
        <w:ind w:left="1080"/>
        <w:rPr>
          <w:rFonts w:ascii="Cambria" w:eastAsia="Cambria" w:hAnsi="Cambria" w:cs="Cambria"/>
        </w:rPr>
      </w:pPr>
    </w:p>
    <w:p w14:paraId="08EFDD07" w14:textId="77777777" w:rsidR="00AA1678" w:rsidRPr="00F54185" w:rsidRDefault="00AA1678">
      <w:pPr>
        <w:spacing w:line="480" w:lineRule="auto"/>
        <w:ind w:left="1080"/>
        <w:rPr>
          <w:rFonts w:ascii="Cambria" w:eastAsia="Cambria" w:hAnsi="Cambria" w:cs="Cambria"/>
        </w:rPr>
      </w:pPr>
    </w:p>
    <w:p w14:paraId="74FEFB4E" w14:textId="77777777" w:rsidR="00AA1678" w:rsidRPr="00F54185" w:rsidRDefault="00AA1678">
      <w:pPr>
        <w:spacing w:line="480" w:lineRule="auto"/>
        <w:ind w:left="1080"/>
        <w:rPr>
          <w:rFonts w:ascii="Cambria" w:eastAsia="Cambria" w:hAnsi="Cambria" w:cs="Cambria"/>
        </w:rPr>
      </w:pPr>
    </w:p>
    <w:p w14:paraId="74FBE525" w14:textId="77777777" w:rsidR="00AA1678" w:rsidRPr="00F54185" w:rsidRDefault="00AA1678">
      <w:pPr>
        <w:spacing w:line="480" w:lineRule="auto"/>
        <w:ind w:left="1080"/>
        <w:rPr>
          <w:rFonts w:ascii="Cambria" w:eastAsia="Cambria" w:hAnsi="Cambria" w:cs="Cambria"/>
        </w:rPr>
      </w:pPr>
    </w:p>
    <w:p w14:paraId="7E92BD3D" w14:textId="77777777" w:rsidR="00AA1678" w:rsidRPr="00F54185" w:rsidRDefault="00AA1678">
      <w:pPr>
        <w:spacing w:line="480" w:lineRule="auto"/>
        <w:ind w:left="1080"/>
        <w:rPr>
          <w:rFonts w:ascii="Cambria" w:eastAsia="Cambria" w:hAnsi="Cambria" w:cs="Cambria"/>
        </w:rPr>
      </w:pPr>
    </w:p>
    <w:p w14:paraId="5E72D6A7" w14:textId="77777777" w:rsidR="00AA1678" w:rsidRDefault="00AA1678" w:rsidP="007B70AD">
      <w:pPr>
        <w:spacing w:line="480" w:lineRule="auto"/>
        <w:rPr>
          <w:rFonts w:ascii="Cambria" w:eastAsia="Cambria" w:hAnsi="Cambria" w:cs="Cambria"/>
        </w:rPr>
      </w:pPr>
    </w:p>
    <w:p w14:paraId="76A1AA7E" w14:textId="77777777" w:rsidR="00F54185" w:rsidRDefault="00F54185" w:rsidP="007B70AD">
      <w:pPr>
        <w:spacing w:line="480" w:lineRule="auto"/>
        <w:rPr>
          <w:rFonts w:ascii="Cambria" w:eastAsia="Cambria" w:hAnsi="Cambria" w:cs="Cambria"/>
        </w:rPr>
      </w:pPr>
    </w:p>
    <w:p w14:paraId="33169E35" w14:textId="77777777" w:rsidR="00F54185" w:rsidRDefault="00F54185" w:rsidP="007B70AD">
      <w:pPr>
        <w:spacing w:line="480" w:lineRule="auto"/>
        <w:rPr>
          <w:rFonts w:ascii="Cambria" w:eastAsia="Cambria" w:hAnsi="Cambria" w:cs="Cambria"/>
        </w:rPr>
      </w:pPr>
    </w:p>
    <w:p w14:paraId="05C0299B" w14:textId="77777777" w:rsidR="00F54185" w:rsidRDefault="00F54185" w:rsidP="007B70AD">
      <w:pPr>
        <w:spacing w:line="480" w:lineRule="auto"/>
        <w:rPr>
          <w:rFonts w:ascii="Cambria" w:eastAsia="Cambria" w:hAnsi="Cambria" w:cs="Cambria"/>
        </w:rPr>
      </w:pPr>
    </w:p>
    <w:p w14:paraId="3808C453" w14:textId="77777777" w:rsidR="00F54185" w:rsidRPr="00F54185" w:rsidRDefault="00F54185" w:rsidP="007B70AD">
      <w:pPr>
        <w:spacing w:line="480" w:lineRule="auto"/>
        <w:rPr>
          <w:rFonts w:ascii="Cambria" w:eastAsia="Cambria" w:hAnsi="Cambria" w:cs="Cambria"/>
        </w:rPr>
      </w:pPr>
    </w:p>
    <w:p w14:paraId="436073A7" w14:textId="77777777" w:rsidR="00AA1678" w:rsidRPr="00F54185" w:rsidRDefault="00C96362" w:rsidP="00F54185">
      <w:pPr>
        <w:pStyle w:val="Heading1"/>
        <w:rPr>
          <w:rFonts w:ascii="Cambria" w:hAnsi="Cambria"/>
        </w:rPr>
      </w:pPr>
      <w:bookmarkStart w:id="14" w:name="_Toc244036500"/>
      <w:r w:rsidRPr="00F54185">
        <w:rPr>
          <w:rFonts w:ascii="Cambria" w:hAnsi="Cambria"/>
        </w:rPr>
        <w:lastRenderedPageBreak/>
        <w:t>Objectives of the Study</w:t>
      </w:r>
      <w:bookmarkEnd w:id="14"/>
    </w:p>
    <w:p w14:paraId="66419CC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primary objective of this study is to design, develop, and evaluate a cloud-based inventory and financial management framework tailored for small and medium enterprises. The study aimed to address existing operational challenges in inventory tracking and financial reporting while ensuring that the proposed solution is acceptable to its intended users. Specifically, the study seeks to achieve the following objectives:</w:t>
      </w:r>
    </w:p>
    <w:p w14:paraId="7E28EA63" w14:textId="77777777" w:rsidR="00AA1678" w:rsidRPr="00F54185" w:rsidRDefault="00C96362">
      <w:pPr>
        <w:numPr>
          <w:ilvl w:val="0"/>
          <w:numId w:val="2"/>
        </w:numPr>
        <w:spacing w:line="480" w:lineRule="auto"/>
        <w:rPr>
          <w:rFonts w:ascii="Cambria" w:eastAsia="Cambria" w:hAnsi="Cambria" w:cs="Cambria"/>
        </w:rPr>
      </w:pPr>
      <w:r w:rsidRPr="00F54185">
        <w:rPr>
          <w:rFonts w:ascii="Cambria" w:eastAsia="Cambria" w:hAnsi="Cambria" w:cs="Cambria"/>
        </w:rPr>
        <w:t>Identify the key challenges and operational bottlenecks experienced by SMEs on  manual inventory tracking and error-prone financial reconciliation processes, and analyze how these challenges impact their overall efficiency in terms of : </w:t>
      </w:r>
    </w:p>
    <w:p w14:paraId="02B4E595"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Inaccurate inventory tracking</w:t>
      </w:r>
    </w:p>
    <w:p w14:paraId="70D8444A"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Slow decision-making</w:t>
      </w:r>
    </w:p>
    <w:p w14:paraId="33C0CFCF"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High operational cost</w:t>
      </w:r>
    </w:p>
    <w:p w14:paraId="06F10B99"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inconsistency  </w:t>
      </w:r>
    </w:p>
    <w:p w14:paraId="6856A66D" w14:textId="77777777" w:rsidR="00AA1678" w:rsidRPr="00F54185" w:rsidRDefault="00CA2E07">
      <w:pPr>
        <w:numPr>
          <w:ilvl w:val="0"/>
          <w:numId w:val="2"/>
        </w:numPr>
        <w:spacing w:line="480" w:lineRule="auto"/>
        <w:rPr>
          <w:rFonts w:ascii="Cambria" w:eastAsia="Cambria" w:hAnsi="Cambria" w:cs="Cambria"/>
        </w:rPr>
      </w:pPr>
      <w:sdt>
        <w:sdtPr>
          <w:rPr>
            <w:rFonts w:ascii="Cambria" w:hAnsi="Cambria"/>
          </w:rPr>
          <w:tag w:val="goog_rdk_2"/>
          <w:id w:val="1268429207"/>
        </w:sdtPr>
        <w:sdtEndPr/>
        <w:sdtContent/>
      </w:sdt>
      <w:r w:rsidR="00C96362" w:rsidRPr="00F54185">
        <w:rPr>
          <w:rFonts w:ascii="Cambria" w:eastAsia="Cambria" w:hAnsi="Cambria" w:cs="Cambria"/>
        </w:rPr>
        <w:t>Determine the most appropriate system framework and information security measures for the proposed Cloud-Based Inventory and Financial Management System, as validated by qualified technical evaluators in terms of:</w:t>
      </w:r>
    </w:p>
    <w:p w14:paraId="5F3B8620"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System architecture and framework design</w:t>
      </w:r>
    </w:p>
    <w:p w14:paraId="0995745C"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security and access control</w:t>
      </w:r>
    </w:p>
    <w:p w14:paraId="459DB521"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Role-based access and user privilege management</w:t>
      </w:r>
    </w:p>
    <w:p w14:paraId="4E3A864F"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integrity and transmission security</w:t>
      </w:r>
    </w:p>
    <w:p w14:paraId="363F5DF1" w14:textId="77777777" w:rsidR="00AA1678" w:rsidRPr="00F54185" w:rsidRDefault="00AA1678">
      <w:pPr>
        <w:spacing w:line="480" w:lineRule="auto"/>
        <w:ind w:left="1440"/>
        <w:rPr>
          <w:rFonts w:ascii="Cambria" w:eastAsia="Cambria" w:hAnsi="Cambria" w:cs="Cambria"/>
        </w:rPr>
      </w:pPr>
    </w:p>
    <w:p w14:paraId="3803A6D7" w14:textId="77777777" w:rsidR="00AA1678" w:rsidRPr="00F54185" w:rsidRDefault="00AA1678">
      <w:pPr>
        <w:spacing w:line="480" w:lineRule="auto"/>
        <w:ind w:left="1440"/>
        <w:rPr>
          <w:rFonts w:ascii="Cambria" w:eastAsia="Cambria" w:hAnsi="Cambria" w:cs="Cambria"/>
        </w:rPr>
      </w:pPr>
    </w:p>
    <w:p w14:paraId="7F245A19" w14:textId="77777777" w:rsidR="00AA1678" w:rsidRPr="00F54185" w:rsidRDefault="00AA1678">
      <w:pPr>
        <w:spacing w:line="480" w:lineRule="auto"/>
        <w:ind w:left="1440"/>
        <w:rPr>
          <w:rFonts w:ascii="Cambria" w:eastAsia="Cambria" w:hAnsi="Cambria" w:cs="Cambria"/>
        </w:rPr>
      </w:pPr>
    </w:p>
    <w:p w14:paraId="30A162AD" w14:textId="77777777" w:rsidR="00AA1678" w:rsidRPr="00F54185" w:rsidRDefault="00C96362">
      <w:pPr>
        <w:numPr>
          <w:ilvl w:val="0"/>
          <w:numId w:val="2"/>
        </w:numPr>
        <w:spacing w:line="480" w:lineRule="auto"/>
        <w:rPr>
          <w:rFonts w:ascii="Cambria" w:eastAsia="Cambria" w:hAnsi="Cambria" w:cs="Cambria"/>
        </w:rPr>
      </w:pPr>
      <w:r w:rsidRPr="00F54185">
        <w:rPr>
          <w:rFonts w:ascii="Cambria" w:eastAsia="Cambria" w:hAnsi="Cambria" w:cs="Cambria"/>
        </w:rPr>
        <w:lastRenderedPageBreak/>
        <w:t>Evaluate the level of acceptability of the developed system among intended users in terms of:</w:t>
      </w:r>
    </w:p>
    <w:p w14:paraId="3A534869"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Cost-effectiveness</w:t>
      </w:r>
    </w:p>
    <w:p w14:paraId="280DBB83"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System reliability</w:t>
      </w:r>
    </w:p>
    <w:p w14:paraId="31DF627D"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Operational efficiency</w:t>
      </w:r>
    </w:p>
    <w:p w14:paraId="61D21D57"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Security</w:t>
      </w:r>
      <w:r w:rsidRPr="00F54185">
        <w:rPr>
          <w:rFonts w:ascii="Cambria" w:eastAsia="Cambria" w:hAnsi="Cambria" w:cs="Cambria"/>
        </w:rPr>
        <w:br/>
      </w:r>
      <w:r w:rsidRPr="00F54185">
        <w:rPr>
          <w:rFonts w:ascii="Cambria" w:eastAsia="Cambria" w:hAnsi="Cambria" w:cs="Cambria"/>
        </w:rPr>
        <w:br/>
      </w:r>
    </w:p>
    <w:p w14:paraId="54BC7AD4" w14:textId="77777777" w:rsidR="00AA1678" w:rsidRPr="00F54185" w:rsidRDefault="00AA1678">
      <w:pPr>
        <w:spacing w:line="480" w:lineRule="auto"/>
        <w:rPr>
          <w:rFonts w:ascii="Cambria" w:eastAsia="Cambria" w:hAnsi="Cambria" w:cs="Cambria"/>
          <w:b/>
          <w:bCs/>
        </w:rPr>
      </w:pPr>
    </w:p>
    <w:p w14:paraId="5DC10A41" w14:textId="77777777" w:rsidR="00AA1678" w:rsidRPr="00F54185" w:rsidRDefault="00AA1678">
      <w:pPr>
        <w:spacing w:line="480" w:lineRule="auto"/>
        <w:rPr>
          <w:rFonts w:ascii="Cambria" w:eastAsia="Cambria" w:hAnsi="Cambria" w:cs="Cambria"/>
          <w:b/>
          <w:bCs/>
        </w:rPr>
      </w:pPr>
    </w:p>
    <w:p w14:paraId="51B34763" w14:textId="77777777" w:rsidR="00AA1678" w:rsidRPr="00F54185" w:rsidRDefault="00AA1678">
      <w:pPr>
        <w:spacing w:line="480" w:lineRule="auto"/>
        <w:rPr>
          <w:rFonts w:ascii="Cambria" w:eastAsia="Cambria" w:hAnsi="Cambria" w:cs="Cambria"/>
          <w:b/>
          <w:bCs/>
        </w:rPr>
      </w:pPr>
    </w:p>
    <w:p w14:paraId="65C690C2" w14:textId="77777777" w:rsidR="00AA1678" w:rsidRPr="00F54185" w:rsidRDefault="00AA1678">
      <w:pPr>
        <w:spacing w:line="480" w:lineRule="auto"/>
        <w:rPr>
          <w:rFonts w:ascii="Cambria" w:eastAsia="Cambria" w:hAnsi="Cambria" w:cs="Cambria"/>
          <w:b/>
          <w:bCs/>
        </w:rPr>
      </w:pPr>
    </w:p>
    <w:p w14:paraId="0DAC3C9E" w14:textId="77777777" w:rsidR="00AA1678" w:rsidRPr="00F54185" w:rsidRDefault="00AA1678">
      <w:pPr>
        <w:spacing w:line="480" w:lineRule="auto"/>
        <w:rPr>
          <w:rFonts w:ascii="Cambria" w:eastAsia="Cambria" w:hAnsi="Cambria" w:cs="Cambria"/>
          <w:b/>
          <w:bCs/>
        </w:rPr>
      </w:pPr>
    </w:p>
    <w:p w14:paraId="239E4095" w14:textId="77777777" w:rsidR="00AA1678" w:rsidRPr="00F54185" w:rsidRDefault="00AA1678">
      <w:pPr>
        <w:spacing w:line="480" w:lineRule="auto"/>
        <w:rPr>
          <w:rFonts w:ascii="Cambria" w:eastAsia="Cambria" w:hAnsi="Cambria" w:cs="Cambria"/>
          <w:b/>
          <w:bCs/>
        </w:rPr>
      </w:pPr>
    </w:p>
    <w:p w14:paraId="09205D0A" w14:textId="77777777" w:rsidR="00AA1678" w:rsidRPr="00F54185" w:rsidRDefault="00AA1678">
      <w:pPr>
        <w:spacing w:line="480" w:lineRule="auto"/>
        <w:rPr>
          <w:rFonts w:ascii="Cambria" w:eastAsia="Cambria" w:hAnsi="Cambria" w:cs="Cambria"/>
          <w:b/>
          <w:bCs/>
        </w:rPr>
      </w:pPr>
    </w:p>
    <w:p w14:paraId="399DF1FE" w14:textId="77777777" w:rsidR="00AA1678" w:rsidRPr="00F54185" w:rsidRDefault="00AA1678">
      <w:pPr>
        <w:spacing w:line="480" w:lineRule="auto"/>
        <w:rPr>
          <w:rFonts w:ascii="Cambria" w:eastAsia="Cambria" w:hAnsi="Cambria" w:cs="Cambria"/>
          <w:b/>
          <w:bCs/>
        </w:rPr>
      </w:pPr>
    </w:p>
    <w:p w14:paraId="7B59814D" w14:textId="77777777" w:rsidR="00AA1678" w:rsidRPr="00F54185" w:rsidRDefault="00AA1678">
      <w:pPr>
        <w:spacing w:line="480" w:lineRule="auto"/>
        <w:rPr>
          <w:rFonts w:ascii="Cambria" w:eastAsia="Cambria" w:hAnsi="Cambria" w:cs="Cambria"/>
          <w:b/>
          <w:bCs/>
        </w:rPr>
      </w:pPr>
    </w:p>
    <w:p w14:paraId="33C2539F" w14:textId="77777777" w:rsidR="00AA1678" w:rsidRPr="00F54185" w:rsidRDefault="00AA1678">
      <w:pPr>
        <w:spacing w:line="480" w:lineRule="auto"/>
        <w:rPr>
          <w:rFonts w:ascii="Cambria" w:eastAsia="Cambria" w:hAnsi="Cambria" w:cs="Cambria"/>
          <w:b/>
          <w:bCs/>
        </w:rPr>
      </w:pPr>
    </w:p>
    <w:p w14:paraId="410EBCEC" w14:textId="77777777" w:rsidR="00AA1678" w:rsidRPr="00F54185" w:rsidRDefault="00AA1678">
      <w:pPr>
        <w:spacing w:line="480" w:lineRule="auto"/>
        <w:rPr>
          <w:rFonts w:ascii="Cambria" w:eastAsia="Cambria" w:hAnsi="Cambria" w:cs="Cambria"/>
          <w:b/>
          <w:bCs/>
        </w:rPr>
      </w:pPr>
    </w:p>
    <w:p w14:paraId="6D72927B" w14:textId="77777777" w:rsidR="00AA1678" w:rsidRPr="00F54185" w:rsidRDefault="00AA1678">
      <w:pPr>
        <w:spacing w:line="480" w:lineRule="auto"/>
        <w:rPr>
          <w:rFonts w:ascii="Cambria" w:eastAsia="Cambria" w:hAnsi="Cambria" w:cs="Cambria"/>
          <w:b/>
          <w:bCs/>
        </w:rPr>
      </w:pPr>
    </w:p>
    <w:p w14:paraId="5F6A7656" w14:textId="77777777" w:rsidR="00AA1678" w:rsidRPr="00F54185" w:rsidRDefault="00AA1678">
      <w:pPr>
        <w:spacing w:line="480" w:lineRule="auto"/>
        <w:rPr>
          <w:rFonts w:ascii="Cambria" w:eastAsia="Cambria" w:hAnsi="Cambria" w:cs="Cambria"/>
          <w:b/>
          <w:bCs/>
        </w:rPr>
      </w:pPr>
    </w:p>
    <w:p w14:paraId="124AB29D" w14:textId="77777777" w:rsidR="00AA1678" w:rsidRPr="00F54185" w:rsidRDefault="00AA1678">
      <w:pPr>
        <w:spacing w:line="480" w:lineRule="auto"/>
        <w:rPr>
          <w:rFonts w:ascii="Cambria" w:eastAsia="Cambria" w:hAnsi="Cambria" w:cs="Cambria"/>
          <w:b/>
          <w:bCs/>
        </w:rPr>
      </w:pPr>
    </w:p>
    <w:p w14:paraId="56B2DDB1" w14:textId="77777777" w:rsidR="00AA1678" w:rsidRPr="00F54185" w:rsidRDefault="00AA1678">
      <w:pPr>
        <w:spacing w:line="480" w:lineRule="auto"/>
        <w:rPr>
          <w:rFonts w:ascii="Cambria" w:eastAsia="Cambria" w:hAnsi="Cambria" w:cs="Cambria"/>
          <w:b/>
          <w:bCs/>
        </w:rPr>
      </w:pPr>
    </w:p>
    <w:p w14:paraId="26EFB308" w14:textId="77777777" w:rsidR="00AA1678" w:rsidRPr="00F54185" w:rsidRDefault="00AA1678">
      <w:pPr>
        <w:spacing w:line="480" w:lineRule="auto"/>
        <w:rPr>
          <w:rFonts w:ascii="Cambria" w:eastAsia="Cambria" w:hAnsi="Cambria" w:cs="Cambria"/>
          <w:b/>
          <w:bCs/>
        </w:rPr>
      </w:pPr>
    </w:p>
    <w:p w14:paraId="54B40AAE" w14:textId="77777777" w:rsidR="00AA1678" w:rsidRPr="00F54185" w:rsidRDefault="00C96362" w:rsidP="00F54185">
      <w:pPr>
        <w:pStyle w:val="Heading1"/>
        <w:rPr>
          <w:rFonts w:ascii="Cambria" w:hAnsi="Cambria"/>
        </w:rPr>
      </w:pPr>
      <w:bookmarkStart w:id="15" w:name="_Toc244036501"/>
      <w:r w:rsidRPr="00F54185">
        <w:rPr>
          <w:rFonts w:ascii="Cambria" w:hAnsi="Cambria"/>
        </w:rPr>
        <w:lastRenderedPageBreak/>
        <w:t>Scope and Limitations</w:t>
      </w:r>
      <w:bookmarkEnd w:id="15"/>
    </w:p>
    <w:p w14:paraId="1A0A87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digital transformation of Small and Medium Enterprises (SMEs) in the Philippines is often hindered by fragmented systems that isolate critical business data. This study documents the development and evaluation of Kodigo, a browser-based, online-first inventory and financial management application for multi-branch SME operations. The system was shaped around the operational needs of SMEs in Cebu City. To define the boundaries of the investigation and the technical deliverables, the scope is divided into the Scope of the Study, which outlines the research parameters and target users, and the Scope of the System, which details the implemented features and architecture.</w:t>
      </w:r>
    </w:p>
    <w:p w14:paraId="21050412" w14:textId="77777777" w:rsidR="00AA1678" w:rsidRPr="00F54185" w:rsidRDefault="00AA1678">
      <w:pPr>
        <w:spacing w:line="480" w:lineRule="auto"/>
        <w:rPr>
          <w:rFonts w:ascii="Cambria" w:eastAsia="Cambria" w:hAnsi="Cambria" w:cs="Cambria"/>
        </w:rPr>
      </w:pPr>
    </w:p>
    <w:p w14:paraId="5879EDCB" w14:textId="77777777" w:rsidR="00AA1678" w:rsidRPr="00F54185" w:rsidRDefault="00AA1678">
      <w:pPr>
        <w:spacing w:line="480" w:lineRule="auto"/>
        <w:rPr>
          <w:rFonts w:ascii="Cambria" w:eastAsia="Cambria" w:hAnsi="Cambria" w:cs="Cambria"/>
        </w:rPr>
      </w:pPr>
    </w:p>
    <w:p w14:paraId="58A47AFB" w14:textId="77777777" w:rsidR="00AA1678" w:rsidRPr="00F54185" w:rsidRDefault="00AA1678">
      <w:pPr>
        <w:spacing w:line="480" w:lineRule="auto"/>
        <w:rPr>
          <w:rFonts w:ascii="Cambria" w:eastAsia="Cambria" w:hAnsi="Cambria" w:cs="Cambria"/>
        </w:rPr>
      </w:pPr>
    </w:p>
    <w:p w14:paraId="390EE126" w14:textId="77777777" w:rsidR="00AA1678" w:rsidRPr="00F54185" w:rsidRDefault="00AA1678">
      <w:pPr>
        <w:spacing w:line="480" w:lineRule="auto"/>
        <w:rPr>
          <w:rFonts w:ascii="Cambria" w:eastAsia="Cambria" w:hAnsi="Cambria" w:cs="Cambria"/>
        </w:rPr>
      </w:pPr>
    </w:p>
    <w:p w14:paraId="0AE05336" w14:textId="77777777" w:rsidR="00AA1678" w:rsidRPr="00F54185" w:rsidRDefault="00AA1678">
      <w:pPr>
        <w:spacing w:line="480" w:lineRule="auto"/>
        <w:rPr>
          <w:rFonts w:ascii="Cambria" w:eastAsia="Cambria" w:hAnsi="Cambria" w:cs="Cambria"/>
        </w:rPr>
      </w:pPr>
    </w:p>
    <w:p w14:paraId="5AE50161" w14:textId="77777777" w:rsidR="00AA1678" w:rsidRPr="00F54185" w:rsidRDefault="00AA1678">
      <w:pPr>
        <w:spacing w:line="480" w:lineRule="auto"/>
        <w:rPr>
          <w:rFonts w:ascii="Cambria" w:eastAsia="Cambria" w:hAnsi="Cambria" w:cs="Cambria"/>
        </w:rPr>
      </w:pPr>
    </w:p>
    <w:p w14:paraId="1E72BA03" w14:textId="77777777" w:rsidR="00AA1678" w:rsidRPr="00F54185" w:rsidRDefault="00AA1678">
      <w:pPr>
        <w:spacing w:line="480" w:lineRule="auto"/>
        <w:rPr>
          <w:rFonts w:ascii="Cambria" w:eastAsia="Cambria" w:hAnsi="Cambria" w:cs="Cambria"/>
        </w:rPr>
      </w:pPr>
    </w:p>
    <w:p w14:paraId="3256BB6A" w14:textId="77777777" w:rsidR="00AA1678" w:rsidRPr="00F54185" w:rsidRDefault="00AA1678">
      <w:pPr>
        <w:spacing w:line="480" w:lineRule="auto"/>
        <w:rPr>
          <w:rFonts w:ascii="Cambria" w:eastAsia="Cambria" w:hAnsi="Cambria" w:cs="Cambria"/>
        </w:rPr>
      </w:pPr>
    </w:p>
    <w:p w14:paraId="44609F6F" w14:textId="77777777" w:rsidR="00AA1678" w:rsidRPr="00F54185" w:rsidRDefault="00AA1678">
      <w:pPr>
        <w:spacing w:line="480" w:lineRule="auto"/>
        <w:rPr>
          <w:rFonts w:ascii="Cambria" w:eastAsia="Cambria" w:hAnsi="Cambria" w:cs="Cambria"/>
        </w:rPr>
      </w:pPr>
    </w:p>
    <w:p w14:paraId="49D13B91" w14:textId="77777777" w:rsidR="00AA1678" w:rsidRPr="00F54185" w:rsidRDefault="00AA1678">
      <w:pPr>
        <w:spacing w:line="480" w:lineRule="auto"/>
        <w:rPr>
          <w:rFonts w:ascii="Cambria" w:eastAsia="Cambria" w:hAnsi="Cambria" w:cs="Cambria"/>
        </w:rPr>
      </w:pPr>
    </w:p>
    <w:p w14:paraId="7AE70622" w14:textId="77777777" w:rsidR="00AA1678" w:rsidRPr="00F54185" w:rsidRDefault="00AA1678">
      <w:pPr>
        <w:spacing w:line="480" w:lineRule="auto"/>
        <w:rPr>
          <w:rFonts w:ascii="Cambria" w:eastAsia="Cambria" w:hAnsi="Cambria" w:cs="Cambria"/>
        </w:rPr>
      </w:pPr>
    </w:p>
    <w:p w14:paraId="0BE34C1A" w14:textId="77777777" w:rsidR="00AA1678" w:rsidRPr="00F54185" w:rsidRDefault="00AA1678">
      <w:pPr>
        <w:spacing w:line="480" w:lineRule="auto"/>
        <w:rPr>
          <w:rFonts w:ascii="Cambria" w:eastAsia="Cambria" w:hAnsi="Cambria" w:cs="Cambria"/>
        </w:rPr>
      </w:pPr>
    </w:p>
    <w:p w14:paraId="29EB3DC4" w14:textId="77777777" w:rsidR="00BF6EBA" w:rsidRDefault="00BF6EBA" w:rsidP="00F00601">
      <w:pPr>
        <w:rPr>
          <w:rFonts w:ascii="Cambria" w:hAnsi="Cambria"/>
          <w:b/>
          <w:bCs/>
        </w:rPr>
      </w:pPr>
    </w:p>
    <w:p w14:paraId="40AD4425" w14:textId="77777777" w:rsidR="00BF6EBA" w:rsidRDefault="00BF6EBA" w:rsidP="00F00601">
      <w:pPr>
        <w:rPr>
          <w:rFonts w:ascii="Cambria" w:hAnsi="Cambria"/>
          <w:b/>
          <w:bCs/>
        </w:rPr>
      </w:pPr>
    </w:p>
    <w:p w14:paraId="521C2545" w14:textId="77777777" w:rsidR="00BF6EBA" w:rsidRDefault="00BF6EBA" w:rsidP="00F00601">
      <w:pPr>
        <w:rPr>
          <w:rFonts w:ascii="Cambria" w:hAnsi="Cambria"/>
          <w:b/>
          <w:bCs/>
        </w:rPr>
      </w:pPr>
    </w:p>
    <w:p w14:paraId="1CCE9C23" w14:textId="77777777" w:rsidR="00BF6EBA" w:rsidRDefault="00BF6EBA" w:rsidP="00F00601">
      <w:pPr>
        <w:rPr>
          <w:rFonts w:ascii="Cambria" w:hAnsi="Cambria"/>
          <w:b/>
          <w:bCs/>
        </w:rPr>
      </w:pPr>
    </w:p>
    <w:p w14:paraId="3D48BCE9" w14:textId="77777777" w:rsidR="00AA1678" w:rsidRPr="00F54185" w:rsidRDefault="00C96362" w:rsidP="00F00601">
      <w:pPr>
        <w:rPr>
          <w:rFonts w:ascii="Cambria" w:hAnsi="Cambria"/>
          <w:b/>
          <w:bCs/>
        </w:rPr>
      </w:pPr>
      <w:r w:rsidRPr="00F54185">
        <w:rPr>
          <w:rFonts w:ascii="Cambria" w:hAnsi="Cambria"/>
          <w:b/>
          <w:bCs/>
        </w:rPr>
        <w:lastRenderedPageBreak/>
        <w:t>Scope of the Study</w:t>
      </w:r>
    </w:p>
    <w:p w14:paraId="2A841A73" w14:textId="77777777" w:rsidR="00AA1678" w:rsidRPr="00F54185" w:rsidRDefault="00C96362">
      <w:pPr>
        <w:spacing w:line="480" w:lineRule="auto"/>
        <w:rPr>
          <w:rFonts w:ascii="Cambria" w:eastAsia="Cambria" w:hAnsi="Cambria" w:cs="Cambria"/>
        </w:rPr>
      </w:pPr>
      <w:r>
        <w:t>This study focuses on the design, implementation, and evaluation of a Cloud-Based Inventory and Financial Management System to address synchronization challenges between physical inventory and financial records in SMEs. In the implemented role structure, the Super Admin is limited to generating invite codes for Admin account creation, business owners function as Admin users, and operational staff use the system according to assigned permissions, including Cashier and Inventory roles.</w:t>
      </w:r>
    </w:p>
    <w:p w14:paraId="28F7858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Business owners, who function as Admin users and require store-level and multi-store visibility for strategic decision-making and operational oversight</w:t>
      </w:r>
    </w:p>
    <w:p w14:paraId="3ACA0DB1" w14:textId="77777777" w:rsidR="00AA1678" w:rsidRPr="00F54185" w:rsidRDefault="00C96362">
      <w:pPr>
        <w:spacing w:line="480" w:lineRule="auto"/>
        <w:rPr>
          <w:rFonts w:ascii="Cambria" w:eastAsia="Cambria" w:hAnsi="Cambria" w:cs="Cambria"/>
        </w:rPr>
      </w:pPr>
      <w:r>
        <w:t>b. Operational staff, particularly Cashiers and Inventory personnel, who use assigned permissions for daily work. Cashiers process sales and receipts. Inventory users maintain products and base-unit stock, record adjustments, and review inventory-oriented reports. Supplier purchasing and the dedicated restocking and supplier-management workflows are handled by Admin users.</w:t>
      </w:r>
    </w:p>
    <w:p w14:paraId="747C18FD" w14:textId="77777777" w:rsidR="00AA1678" w:rsidRPr="00F54185" w:rsidRDefault="00AA1678">
      <w:pPr>
        <w:spacing w:line="480" w:lineRule="auto"/>
        <w:rPr>
          <w:rFonts w:ascii="Cambria" w:eastAsia="Cambria" w:hAnsi="Cambria" w:cs="Cambria"/>
        </w:rPr>
      </w:pPr>
    </w:p>
    <w:p w14:paraId="57D78C02" w14:textId="77777777" w:rsidR="00AA1678" w:rsidRPr="00F54185" w:rsidRDefault="00C96362">
      <w:pPr>
        <w:spacing w:line="480" w:lineRule="auto"/>
        <w:rPr>
          <w:rFonts w:ascii="Cambria" w:eastAsia="Cambria" w:hAnsi="Cambria" w:cs="Cambria"/>
        </w:rPr>
      </w:pPr>
      <w:r>
        <w:t>The study focuses on the integration of POS transactions with a centralized inventory database to maintain a shared authoritative record across participating branches. It covers system development, framework validation, security evaluation, and user acceptability assessment. The implemented application includes descriptive analytics, product rankings, and sales-velocity views derived from recorded activity, but does not include AI-driven forecasting or predictive machine learning.</w:t>
      </w:r>
    </w:p>
    <w:p w14:paraId="03230A5D" w14:textId="77777777" w:rsidR="00AA1678" w:rsidRPr="00F54185" w:rsidRDefault="00AA1678">
      <w:pPr>
        <w:spacing w:line="480" w:lineRule="auto"/>
        <w:rPr>
          <w:rFonts w:ascii="Cambria" w:eastAsia="Cambria" w:hAnsi="Cambria" w:cs="Cambria"/>
        </w:rPr>
      </w:pPr>
    </w:p>
    <w:p w14:paraId="725138E5" w14:textId="77777777" w:rsidR="007B70AD" w:rsidRPr="00F54185" w:rsidRDefault="007B70AD">
      <w:pPr>
        <w:spacing w:line="480" w:lineRule="auto"/>
        <w:rPr>
          <w:rFonts w:ascii="Cambria" w:eastAsia="Cambria" w:hAnsi="Cambria" w:cs="Cambria"/>
          <w:b/>
          <w:bCs/>
        </w:rPr>
      </w:pPr>
    </w:p>
    <w:p w14:paraId="3100A25B" w14:textId="77777777" w:rsidR="007B70AD" w:rsidRPr="00F54185" w:rsidRDefault="007B70AD">
      <w:pPr>
        <w:spacing w:line="480" w:lineRule="auto"/>
        <w:rPr>
          <w:rFonts w:ascii="Cambria" w:eastAsia="Cambria" w:hAnsi="Cambria" w:cs="Cambria"/>
          <w:b/>
          <w:bCs/>
        </w:rPr>
      </w:pPr>
    </w:p>
    <w:p w14:paraId="00613C87" w14:textId="77777777" w:rsidR="00AA1678" w:rsidRPr="00F54185" w:rsidRDefault="00C96362" w:rsidP="00F00601">
      <w:pPr>
        <w:keepNext/>
        <w:rPr>
          <w:rFonts w:ascii="Cambria" w:hAnsi="Cambria"/>
          <w:b/>
          <w:bCs/>
        </w:rPr>
      </w:pPr>
      <w:r w:rsidRPr="00F54185">
        <w:rPr>
          <w:rFonts w:ascii="Cambria" w:hAnsi="Cambria"/>
          <w:b/>
          <w:bCs/>
        </w:rPr>
        <w:lastRenderedPageBreak/>
        <w:t>Scope of the System</w:t>
      </w:r>
    </w:p>
    <w:p w14:paraId="2D5BB4C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technical development of the Cloud-Based Inventory and Financial Management System</w:t>
      </w:r>
      <w:r w:rsidRPr="00F54185">
        <w:rPr>
          <w:rFonts w:ascii="Cambria" w:eastAsia="Cambria" w:hAnsi="Cambria" w:cs="Cambria"/>
          <w:b/>
          <w:bCs/>
        </w:rPr>
        <w:t xml:space="preserve"> </w:t>
      </w:r>
      <w:r w:rsidRPr="00F54185">
        <w:rPr>
          <w:rFonts w:ascii="Cambria" w:eastAsia="Cambria" w:hAnsi="Cambria" w:cs="Cambria"/>
        </w:rPr>
        <w:t>includes the following core functionalities and architectural components:</w:t>
      </w:r>
    </w:p>
    <w:p w14:paraId="3231FBF3" w14:textId="77777777" w:rsidR="00AA1678" w:rsidRPr="00F54185" w:rsidRDefault="00C96362">
      <w:pPr>
        <w:spacing w:line="480" w:lineRule="auto"/>
        <w:rPr>
          <w:rFonts w:ascii="Cambria" w:eastAsia="Cambria" w:hAnsi="Cambria" w:cs="Cambria"/>
        </w:rPr>
      </w:pPr>
      <w:r>
        <w:t>Core Functionality: The system combines connected POS and inventory workflows with base-unit stock control, configured selling options, supplier and purchase-order management, sales and inventory reporting, and consignment tracking. For consigned goods, the agreed supplier value is recorded as payable when the goods are received; Admin users record payments or credits and review the resulting supplier balance.</w:t>
      </w:r>
    </w:p>
    <w:p w14:paraId="429B651B" w14:textId="77777777" w:rsidR="00AA1678" w:rsidRPr="00F54185" w:rsidRDefault="00C96362">
      <w:pPr>
        <w:spacing w:line="480" w:lineRule="auto"/>
        <w:rPr>
          <w:rFonts w:ascii="Cambria" w:eastAsia="Cambria" w:hAnsi="Cambria" w:cs="Cambria"/>
        </w:rPr>
      </w:pPr>
      <w:r>
        <w:t>Technical Stack: The implemented application uses React, TypeScript, and Vite for the frontend; Tailwind CSS, Zustand, and TanStack Query for interface, state, and data-query management; and Supabase PostgreSQL, Auth, Row Level Security, Storage, RPC, and Edge Functions for backend services. IndexedDB supports bounded browser caching and mutation queueing. jsPDF and write-excel-file support document and report outputs. QZ Tray provides an optional local connection for cash-drawer pulses through a selected printer. Vercel SPA routing configuration supports deployment.</w:t>
      </w:r>
    </w:p>
    <w:p w14:paraId="5E828FC1" w14:textId="77777777" w:rsidR="00AA1678" w:rsidRPr="00F54185" w:rsidRDefault="00C96362">
      <w:pPr>
        <w:spacing w:line="480" w:lineRule="auto"/>
        <w:rPr>
          <w:rFonts w:ascii="Cambria" w:eastAsia="Cambria" w:hAnsi="Cambria" w:cs="Cambria"/>
        </w:rPr>
      </w:pPr>
      <w:r>
        <w:t>Information Security: The framework includes Supabase authentication, invite-based onboarding, role-based access control, TOTP multi-factor authentication, Row Level Security, server-side validation, and protected functions. AAL2 assurance is used for protected operations when a factor is enrolled and required. These controls separate Super Admin invite-code governance, Admin operations, Cashier sales, and Inventory work within assigned store scope.</w:t>
      </w:r>
    </w:p>
    <w:p w14:paraId="51D1BBE0" w14:textId="77777777" w:rsidR="00AA1678" w:rsidRPr="00F54185" w:rsidRDefault="00AA1678">
      <w:pPr>
        <w:spacing w:line="480" w:lineRule="auto"/>
        <w:rPr>
          <w:rFonts w:ascii="Cambria" w:eastAsia="Cambria" w:hAnsi="Cambria" w:cs="Cambria"/>
        </w:rPr>
      </w:pPr>
    </w:p>
    <w:p w14:paraId="76215544" w14:textId="77777777" w:rsidR="007B70AD" w:rsidRPr="00F54185" w:rsidRDefault="007B70AD">
      <w:pPr>
        <w:spacing w:line="480" w:lineRule="auto"/>
        <w:rPr>
          <w:rFonts w:ascii="Cambria" w:eastAsia="Cambria" w:hAnsi="Cambria" w:cs="Cambria"/>
          <w:b/>
          <w:bCs/>
        </w:rPr>
      </w:pPr>
    </w:p>
    <w:p w14:paraId="77D10A2F" w14:textId="77777777" w:rsidR="007B70AD" w:rsidRPr="00F54185" w:rsidRDefault="007B70AD">
      <w:pPr>
        <w:spacing w:line="480" w:lineRule="auto"/>
        <w:rPr>
          <w:rFonts w:ascii="Cambria" w:eastAsia="Cambria" w:hAnsi="Cambria" w:cs="Cambria"/>
          <w:b/>
          <w:bCs/>
        </w:rPr>
      </w:pPr>
    </w:p>
    <w:p w14:paraId="2980B046" w14:textId="77777777" w:rsidR="00AA1678" w:rsidRPr="00F54185" w:rsidRDefault="00C96362" w:rsidP="00F54185">
      <w:pPr>
        <w:pStyle w:val="Heading1"/>
        <w:rPr>
          <w:rFonts w:ascii="Cambria" w:hAnsi="Cambria"/>
        </w:rPr>
      </w:pPr>
      <w:bookmarkStart w:id="16" w:name="_Toc244036502"/>
      <w:r w:rsidRPr="00F54185">
        <w:rPr>
          <w:rFonts w:ascii="Cambria" w:hAnsi="Cambria"/>
        </w:rPr>
        <w:lastRenderedPageBreak/>
        <w:t>Limitations of the Study</w:t>
      </w:r>
      <w:bookmarkEnd w:id="16"/>
    </w:p>
    <w:p w14:paraId="48F7495E"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Specific Focus: The study will only explore the implementation of the cloud-based framework for inventory and financial synchronization ; it does not cover external factors like supply chain logistics, fleet management, or raw material procurement.</w:t>
      </w:r>
    </w:p>
    <w:p w14:paraId="51C6701E" w14:textId="77777777" w:rsidR="00AA1678" w:rsidRPr="00F54185" w:rsidRDefault="00C96362">
      <w:pPr>
        <w:spacing w:line="480" w:lineRule="auto"/>
        <w:rPr>
          <w:rFonts w:ascii="Cambria" w:eastAsia="Cambria" w:hAnsi="Cambria" w:cs="Cambria"/>
        </w:rPr>
      </w:pPr>
      <w:r>
        <w:t>Implementation Depth: The research evaluates the developed prototype/application within the selected SME context and supported store scope rather than claiming a full-scale national deployment.</w:t>
      </w:r>
    </w:p>
    <w:p w14:paraId="44C807FD" w14:textId="77777777" w:rsidR="00C047BC" w:rsidRPr="00F54185" w:rsidRDefault="00C96362">
      <w:pPr>
        <w:spacing w:line="480" w:lineRule="auto"/>
        <w:rPr>
          <w:rFonts w:ascii="Cambria" w:eastAsia="Cambria" w:hAnsi="Cambria" w:cs="Cambria"/>
        </w:rPr>
      </w:pPr>
      <w:r w:rsidRPr="00F54185">
        <w:rPr>
          <w:rFonts w:ascii="Cambria" w:eastAsia="Cambria" w:hAnsi="Cambria" w:cs="Cambria"/>
        </w:rPr>
        <w:t>Security Limitations: While the system addresses data protection, the study does not cover full-scale cybersecurity solutions or the specifics of advanced international security certifications.</w:t>
      </w:r>
    </w:p>
    <w:p w14:paraId="48E74DA0" w14:textId="77777777" w:rsidR="007B70AD" w:rsidRPr="00F54185" w:rsidRDefault="007B70AD">
      <w:pPr>
        <w:spacing w:line="480" w:lineRule="auto"/>
        <w:rPr>
          <w:rFonts w:ascii="Cambria" w:eastAsia="Cambria" w:hAnsi="Cambria" w:cs="Cambria"/>
        </w:rPr>
      </w:pPr>
    </w:p>
    <w:p w14:paraId="6C99CF5C" w14:textId="77777777" w:rsidR="00AA1678" w:rsidRPr="00F54185" w:rsidRDefault="00C96362" w:rsidP="00F00601">
      <w:pPr>
        <w:rPr>
          <w:rFonts w:ascii="Cambria" w:hAnsi="Cambria"/>
          <w:b/>
          <w:bCs/>
        </w:rPr>
      </w:pPr>
      <w:r w:rsidRPr="00F54185">
        <w:rPr>
          <w:rFonts w:ascii="Cambria" w:hAnsi="Cambria"/>
          <w:b/>
          <w:bCs/>
        </w:rPr>
        <w:t>Limitations of the System</w:t>
      </w:r>
    </w:p>
    <w:p w14:paraId="63B4ED43" w14:textId="77777777" w:rsidR="00AA1678" w:rsidRPr="00F54185" w:rsidRDefault="00C96362">
      <w:pPr>
        <w:spacing w:line="480" w:lineRule="auto"/>
        <w:rPr>
          <w:rFonts w:ascii="Cambria" w:eastAsia="Cambria" w:hAnsi="Cambria" w:cs="Cambria"/>
        </w:rPr>
      </w:pPr>
      <w:r>
        <w:t>The system provides descriptive analytics, rankings, sales velocity, and values derived from recorded transactions; it does not include Artificial Intelligence (AI) or Machine Learning (ML) forecasting. It is not certified accounting software and does not file taxes with the Bureau of Internal Revenue (BIR). The consignment module records the agreed value of received goods, Admin-entered supplier payments or credits, and outstanding balances; it is not a general accounts-payable system or general ledger. The application is online-first. It supports bounded browser caching and queueing for selected POS or inventory mutations, but not comprehensive offline reporting or automatic conflict resolution.</w:t>
      </w:r>
    </w:p>
    <w:p w14:paraId="2EFF1276" w14:textId="77777777" w:rsidR="007B70AD" w:rsidRDefault="007B70AD">
      <w:pPr>
        <w:spacing w:line="480" w:lineRule="auto"/>
        <w:rPr>
          <w:rFonts w:ascii="Cambria" w:eastAsia="Cambria" w:hAnsi="Cambria" w:cs="Cambria"/>
          <w:b/>
          <w:bCs/>
        </w:rPr>
      </w:pPr>
    </w:p>
    <w:p w14:paraId="0A73FAA8" w14:textId="77777777" w:rsidR="00BF6EBA" w:rsidRDefault="00BF6EBA">
      <w:pPr>
        <w:spacing w:line="480" w:lineRule="auto"/>
        <w:rPr>
          <w:rFonts w:ascii="Cambria" w:eastAsia="Cambria" w:hAnsi="Cambria" w:cs="Cambria"/>
          <w:b/>
          <w:bCs/>
        </w:rPr>
      </w:pPr>
    </w:p>
    <w:p w14:paraId="1E63C4F1" w14:textId="77777777" w:rsidR="00BF6EBA" w:rsidRPr="00F54185" w:rsidRDefault="00BF6EBA">
      <w:pPr>
        <w:spacing w:line="480" w:lineRule="auto"/>
        <w:rPr>
          <w:rFonts w:ascii="Cambria" w:eastAsia="Cambria" w:hAnsi="Cambria" w:cs="Cambria"/>
          <w:b/>
          <w:bCs/>
        </w:rPr>
      </w:pPr>
    </w:p>
    <w:p w14:paraId="74871715" w14:textId="77777777" w:rsidR="00AA1678" w:rsidRPr="00F54185" w:rsidRDefault="00C96362" w:rsidP="00F54185">
      <w:pPr>
        <w:pStyle w:val="Heading1"/>
        <w:rPr>
          <w:rFonts w:ascii="Cambria" w:hAnsi="Cambria"/>
        </w:rPr>
      </w:pPr>
      <w:bookmarkStart w:id="17" w:name="_Toc244036503"/>
      <w:r w:rsidRPr="00F54185">
        <w:rPr>
          <w:rFonts w:ascii="Cambria" w:hAnsi="Cambria"/>
        </w:rPr>
        <w:lastRenderedPageBreak/>
        <w:t>Significance of the Study</w:t>
      </w:r>
      <w:bookmarkEnd w:id="17"/>
      <w:r w:rsidRPr="00F54185">
        <w:rPr>
          <w:rFonts w:ascii="Cambria" w:hAnsi="Cambria"/>
        </w:rPr>
        <w:t> </w:t>
      </w:r>
    </w:p>
    <w:p w14:paraId="7D8D700B"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development of a cloud-based management framework for multi-branch SMEs holds substantial value for various stakeholders by addressing the critical gap between physical operations and digital financial records. Beyond solving immediate operational issues, this research serves as a strategic model for digital transformation that can be adapted by SMEs in other regions of the Philippines and throughout Southeast Asia to improve global competitiveness. The significance of this study is detailed below:</w:t>
      </w:r>
    </w:p>
    <w:p w14:paraId="36105A18" w14:textId="77777777" w:rsidR="00AA1678" w:rsidRPr="00F54185" w:rsidRDefault="00C96362">
      <w:pPr>
        <w:spacing w:line="480" w:lineRule="auto"/>
        <w:rPr>
          <w:rFonts w:ascii="Cambria" w:eastAsia="Cambria" w:hAnsi="Cambria" w:cs="Cambria"/>
        </w:rPr>
      </w:pPr>
      <w:r>
        <w:rPr>
          <w:b/>
        </w:rPr>
        <w:t>Business Owners and Investors:</w:t>
      </w:r>
      <w:r>
        <w:t xml:space="preserve"> The study provides a practical framework for maintaining shared records across participating business locations. In the current system, owners using an Admin account can review store-scoped sales, stock, and supplier information after connected updates are recorded. These views can support routine oversight and informed planning, while the system remains dependent on connected operations for its authoritative records.</w:t>
      </w:r>
    </w:p>
    <w:p w14:paraId="2C5D2D8D" w14:textId="77777777" w:rsidR="00AA1678" w:rsidRPr="00F54185" w:rsidRDefault="00C96362">
      <w:pPr>
        <w:spacing w:line="480" w:lineRule="auto"/>
        <w:rPr>
          <w:rFonts w:ascii="Cambria" w:eastAsia="Cambria" w:hAnsi="Cambria" w:cs="Cambria"/>
        </w:rPr>
      </w:pPr>
      <w:r>
        <w:rPr>
          <w:b/>
        </w:rPr>
        <w:t>Branch Managers and Operations Staff:</w:t>
      </w:r>
      <w:r>
        <w:t xml:space="preserve"> The framework reduces repeated manual entry by connecting point-of-sale transactions with authoritative inventory records. Server-validated sales and stock changes help keep recorded quantities and financial values aligned for subsequent views and reports. Supported operations can be queued during some connectivity interruptions, helping staff continue selected tasks without claiming complete offline operation.</w:t>
      </w:r>
    </w:p>
    <w:p w14:paraId="0DA9441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The Local SME Sector in the Philippines</w:t>
      </w:r>
      <w:r w:rsidRPr="00F54185">
        <w:rPr>
          <w:rFonts w:ascii="Cambria" w:eastAsia="Cambria" w:hAnsi="Cambria" w:cs="Cambria"/>
        </w:rPr>
        <w:t xml:space="preserve">: As many local businesses still rely on fragmented legacy systems, this research serves as a practical model for digital transformation within the Philippine context. It demonstrates how accessible cloud infrastructure can be leveraged to modernize traditional business models, allowing SMEs to compete with larger enterprises. </w:t>
      </w:r>
      <w:r w:rsidRPr="00F54185">
        <w:rPr>
          <w:rFonts w:ascii="Cambria" w:eastAsia="Cambria" w:hAnsi="Cambria" w:cs="Cambria"/>
        </w:rPr>
        <w:lastRenderedPageBreak/>
        <w:t>By adopting such cost-effective, high-efficiency technologies, local sectors can improve their resilience, operational standards, and overall contribution to the digital economy.</w:t>
      </w:r>
    </w:p>
    <w:p w14:paraId="31A67708" w14:textId="77777777" w:rsidR="00AA1678" w:rsidRPr="00F54185" w:rsidRDefault="00C96362">
      <w:pPr>
        <w:spacing w:line="480" w:lineRule="auto"/>
        <w:rPr>
          <w:rFonts w:ascii="Cambria" w:eastAsia="Cambria" w:hAnsi="Cambria" w:cs="Cambria"/>
        </w:rPr>
      </w:pPr>
      <w:r>
        <w:rPr>
          <w:b/>
        </w:rPr>
        <w:t>Information Technology Students and Practitioners:</w:t>
      </w:r>
      <w:r>
        <w:t xml:space="preserve"> This study contributes an example of applying a React and TypeScript frontend with cloud backend services to a retail management problem. It describes practical use of client state and query management, role-based access, Row Level Security, TOTP assurance, server-side validation, and bounded offline queueing. The implementation provides a case study in maintaining controlled, auditable records across connected application workflows.</w:t>
      </w:r>
    </w:p>
    <w:p w14:paraId="5A3142B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Researchers</w:t>
      </w:r>
      <w:r w:rsidRPr="00F54185">
        <w:rPr>
          <w:rFonts w:ascii="Cambria" w:eastAsia="Cambria" w:hAnsi="Cambria" w:cs="Cambria"/>
        </w:rPr>
        <w:t>: Future researchers can utilize this study as a foundational reference for investigations related to cloud adoption rates, SME digitalization, and inventory management systems. The data and architectural framework presented here can serve as a baseline for further studies that may explore advanced features, such as the integration of Artificial Intelligence for demand forecasting or the application of blockchain for immutable financial auditing.</w:t>
      </w:r>
    </w:p>
    <w:p w14:paraId="2ED9A4BA" w14:textId="77777777" w:rsidR="00AA1678" w:rsidRPr="00F54185" w:rsidRDefault="00C96362">
      <w:pPr>
        <w:spacing w:line="480" w:lineRule="auto"/>
        <w:rPr>
          <w:rFonts w:ascii="Cambria" w:eastAsia="Cambria" w:hAnsi="Cambria" w:cs="Cambria"/>
        </w:rPr>
      </w:pPr>
      <w:r>
        <w:rPr>
          <w:b/>
        </w:rPr>
        <w:t>Software Developers:</w:t>
      </w:r>
      <w:r>
        <w:t xml:space="preserve"> This project documents the integration of frontend application workflows with cloud database services for multi-store retail operations. It highlights design concerns around role and store authorization, transaction validation, historical snapshots, inventory consistency, and authentication. These implementation details may inform developers building similar systems for small retailers.</w:t>
      </w:r>
    </w:p>
    <w:p w14:paraId="6E912E29" w14:textId="77777777" w:rsidR="00AA1678" w:rsidRPr="00F54185" w:rsidRDefault="00AA1678">
      <w:pPr>
        <w:spacing w:line="480" w:lineRule="auto"/>
        <w:rPr>
          <w:rFonts w:ascii="Cambria" w:eastAsia="Cambria" w:hAnsi="Cambria" w:cs="Cambria"/>
          <w:b/>
          <w:bCs/>
        </w:rPr>
      </w:pPr>
    </w:p>
    <w:p w14:paraId="52A4DCBF" w14:textId="77777777" w:rsidR="007B70AD" w:rsidRDefault="007B70AD">
      <w:pPr>
        <w:spacing w:line="480" w:lineRule="auto"/>
        <w:rPr>
          <w:rFonts w:ascii="Cambria" w:eastAsia="Cambria" w:hAnsi="Cambria" w:cs="Cambria"/>
          <w:b/>
          <w:bCs/>
        </w:rPr>
      </w:pPr>
    </w:p>
    <w:p w14:paraId="19B55CFC" w14:textId="77777777" w:rsidR="00BF6EBA" w:rsidRDefault="00BF6EBA">
      <w:pPr>
        <w:spacing w:line="480" w:lineRule="auto"/>
        <w:rPr>
          <w:rFonts w:ascii="Cambria" w:eastAsia="Cambria" w:hAnsi="Cambria" w:cs="Cambria"/>
          <w:b/>
          <w:bCs/>
        </w:rPr>
      </w:pPr>
    </w:p>
    <w:p w14:paraId="5DBD01F7" w14:textId="77777777" w:rsidR="00BF6EBA" w:rsidRDefault="00BF6EBA">
      <w:pPr>
        <w:spacing w:line="480" w:lineRule="auto"/>
        <w:rPr>
          <w:rFonts w:ascii="Cambria" w:eastAsia="Cambria" w:hAnsi="Cambria" w:cs="Cambria"/>
          <w:b/>
          <w:bCs/>
        </w:rPr>
      </w:pPr>
    </w:p>
    <w:p w14:paraId="37015971" w14:textId="77777777" w:rsidR="00BF6EBA" w:rsidRPr="00F54185" w:rsidRDefault="00BF6EBA">
      <w:pPr>
        <w:spacing w:line="480" w:lineRule="auto"/>
        <w:rPr>
          <w:rFonts w:ascii="Cambria" w:eastAsia="Cambria" w:hAnsi="Cambria" w:cs="Cambria"/>
          <w:b/>
          <w:bCs/>
        </w:rPr>
      </w:pPr>
    </w:p>
    <w:p w14:paraId="49D10F6E" w14:textId="77777777" w:rsidR="00AA1678" w:rsidRPr="00F54185" w:rsidRDefault="00C96362" w:rsidP="00F54185">
      <w:pPr>
        <w:pStyle w:val="Heading1"/>
        <w:rPr>
          <w:rFonts w:ascii="Cambria" w:hAnsi="Cambria"/>
        </w:rPr>
      </w:pPr>
      <w:bookmarkStart w:id="18" w:name="_Toc244036504"/>
      <w:r w:rsidRPr="00F54185">
        <w:rPr>
          <w:rFonts w:ascii="Cambria" w:hAnsi="Cambria"/>
        </w:rPr>
        <w:lastRenderedPageBreak/>
        <w:t>Definition of Terms</w:t>
      </w:r>
      <w:bookmarkEnd w:id="18"/>
      <w:r w:rsidRPr="00F54185">
        <w:rPr>
          <w:rFonts w:ascii="Cambria" w:hAnsi="Cambria"/>
        </w:rPr>
        <w:t> </w:t>
      </w:r>
    </w:p>
    <w:p w14:paraId="7449BE7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To help you understand the technical terms used in this study, the following definitions are organized alphabetically for your reference.</w:t>
      </w:r>
    </w:p>
    <w:p w14:paraId="4C1C83FE" w14:textId="77777777" w:rsidR="00AA1678" w:rsidRPr="00F54185" w:rsidRDefault="00AA1678">
      <w:pPr>
        <w:spacing w:line="480" w:lineRule="auto"/>
        <w:rPr>
          <w:rFonts w:ascii="Cambria" w:eastAsia="Cambria" w:hAnsi="Cambria" w:cs="Cambria"/>
        </w:rPr>
      </w:pPr>
    </w:p>
    <w:tbl>
      <w:tblPr>
        <w:tblStyle w:val="a2"/>
        <w:tblW w:w="8630" w:type="dxa"/>
        <w:tblInd w:w="0" w:type="dxa"/>
        <w:tblLayout w:type="fixed"/>
        <w:tblLook w:val="0400" w:firstRow="0" w:lastRow="0" w:firstColumn="0" w:lastColumn="0" w:noHBand="0" w:noVBand="1"/>
      </w:tblPr>
      <w:tblGrid>
        <w:gridCol w:w="2586"/>
        <w:gridCol w:w="6044"/>
      </w:tblGrid>
      <w:tr w:rsidR="00AA1678" w:rsidRPr="00F54185" w14:paraId="65C7A04A"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D0079EA" w14:textId="77777777" w:rsidR="001B1120" w:rsidRDefault="00C96362">
            <w:r>
              <w:t>API (Application Programming Interface)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65213A0" w14:textId="77777777" w:rsidR="001B1120" w:rsidRDefault="00C96362">
            <w:r>
              <w:t>A set of rules and protocols that allow the frontend of the management system to communicate with the cloud-based backend and database.</w:t>
            </w:r>
          </w:p>
        </w:tc>
      </w:tr>
      <w:tr w:rsidR="00AA1678" w:rsidRPr="00F54185" w14:paraId="749A523D"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65D1571" w14:textId="77777777" w:rsidR="001B1120" w:rsidRDefault="00C96362">
            <w:r>
              <w:t>Audit Trail</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C0C72BC" w14:textId="77777777" w:rsidR="001B1120" w:rsidRDefault="00C96362">
            <w:r>
              <w:t>A chronological record of user and system actions, including sales, inventory adjustments, returns, and other protected changes, used for accountability and review.</w:t>
            </w:r>
          </w:p>
        </w:tc>
      </w:tr>
      <w:tr w:rsidR="00AA1678" w:rsidRPr="00F54185" w14:paraId="31B7A340"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F51D3FC" w14:textId="77777777" w:rsidR="001B1120" w:rsidRDefault="00C96362">
            <w:r>
              <w:t>Backend-as-a-Service (BaaS)</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13E650E" w14:textId="77777777" w:rsidR="001B1120" w:rsidRDefault="00C96362">
            <w:r>
              <w:t>A cloud service model that provides managed backend capabilities such as authentication, database access, storage, and server-side functions; Kodigo uses Supabase for these services.</w:t>
            </w:r>
          </w:p>
        </w:tc>
      </w:tr>
      <w:tr w:rsidR="00AA1678" w:rsidRPr="00F54185" w14:paraId="617CC567"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CFEADEE" w14:textId="77777777" w:rsidR="001B1120" w:rsidRDefault="00C96362">
            <w:r>
              <w:t>Centralized Database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16381F2" w14:textId="77777777" w:rsidR="001B1120" w:rsidRDefault="00C96362">
            <w:r>
              <w:t>A PostgreSQL database hosted through Supabase that stores shared business records subject to store membership and Row Level Security policies.</w:t>
            </w:r>
          </w:p>
        </w:tc>
      </w:tr>
      <w:tr w:rsidR="00AA1678" w:rsidRPr="00F54185" w14:paraId="7010A536"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AADEBDF" w14:textId="77777777" w:rsidR="001B1120" w:rsidRDefault="00C96362">
            <w:r>
              <w:t>Cloud-Based Management Framework</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D3E74B8" w14:textId="77777777" w:rsidR="001B1120" w:rsidRDefault="00C96362">
            <w:r>
              <w:t>The connected, browser-based Kodigo architecture for inventory, POS, suppliers, consignment, reporting, and security workflows.</w:t>
            </w:r>
          </w:p>
        </w:tc>
      </w:tr>
      <w:tr w:rsidR="00127FE7" w14:paraId="73739E93" w14:textId="77777777">
        <w:tc>
          <w:tcPr>
            <w:tcW w:w="2586" w:type="dxa"/>
          </w:tcPr>
          <w:p w14:paraId="499EF7CF" w14:textId="77777777" w:rsidR="00127FE7" w:rsidRDefault="00C96362">
            <w:r>
              <w:t>Consignment Inventory</w:t>
            </w:r>
          </w:p>
        </w:tc>
        <w:tc>
          <w:tcPr>
            <w:tcW w:w="6044" w:type="dxa"/>
          </w:tcPr>
          <w:p w14:paraId="7295AF51" w14:textId="77777777" w:rsidR="00127FE7" w:rsidRDefault="00C96362">
            <w:r>
              <w:t>Goods received under a supplier consignment agreement, tracked by receipt lot and ownership, with the full agreed goods value recorded as payable upon receipt.</w:t>
            </w:r>
          </w:p>
        </w:tc>
      </w:tr>
      <w:tr w:rsidR="00127FE7" w14:paraId="4AAFB74F" w14:textId="77777777">
        <w:tc>
          <w:tcPr>
            <w:tcW w:w="2586" w:type="dxa"/>
          </w:tcPr>
          <w:p w14:paraId="359759D3" w14:textId="77777777" w:rsidR="00127FE7" w:rsidRDefault="00C96362">
            <w:r>
              <w:t>Consignment Supplier Payments</w:t>
            </w:r>
          </w:p>
        </w:tc>
        <w:tc>
          <w:tcPr>
            <w:tcW w:w="6044" w:type="dxa"/>
          </w:tcPr>
          <w:p w14:paraId="0A5DC733" w14:textId="77777777" w:rsidR="00127FE7" w:rsidRDefault="00C96362">
            <w:r>
              <w:t>Admin-entered payments or credits applied to recorded consignment supplier balances; this ledger is not a general accounts-payable system or general ledger.</w:t>
            </w:r>
          </w:p>
        </w:tc>
      </w:tr>
      <w:tr w:rsidR="00AA1678" w:rsidRPr="00F54185" w14:paraId="66901991"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2182BFD" w14:textId="77777777" w:rsidR="001B1120" w:rsidRDefault="00C96362">
            <w:r>
              <w:lastRenderedPageBreak/>
              <w:t>CRUD (Create, Read, Update, Delete)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45C5E08" w14:textId="77777777" w:rsidR="001B1120" w:rsidRDefault="00C96362">
            <w:r>
              <w:t>The basic persistent-record operations used for authorized product, supplier, store, user, and reporting data management.</w:t>
            </w:r>
          </w:p>
        </w:tc>
      </w:tr>
      <w:tr w:rsidR="00AA1678" w:rsidRPr="00F54185" w14:paraId="71E72D33"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131C683" w14:textId="77777777" w:rsidR="001B1120" w:rsidRDefault="00C96362">
            <w:r>
              <w:t>Dashboard</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D996C94" w14:textId="77777777" w:rsidR="001B1120" w:rsidRDefault="00C96362">
            <w:r>
              <w:t>A summary view with reference-date and weekly, monthly, or yearly controls for metrics, trends, and recent transactions; the dashboard Top 10 ranks net base units in the reference month, while stock alerts reflect current inventory.</w:t>
            </w:r>
          </w:p>
        </w:tc>
      </w:tr>
      <w:tr w:rsidR="00AA1678" w:rsidRPr="00F54185" w14:paraId="5F24D8DF"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CBDE9A6" w14:textId="77777777" w:rsidR="001B1120" w:rsidRDefault="00C96362">
            <w:r>
              <w:t>Data Discrepancy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CB96357" w14:textId="77777777" w:rsidR="001B1120" w:rsidRDefault="00C96362">
            <w:r>
              <w:t>A lack of agreement or balance between physical inventory counts and the digital financial reports generated by the system.</w:t>
            </w:r>
          </w:p>
        </w:tc>
      </w:tr>
      <w:tr w:rsidR="00AA1678" w:rsidRPr="00F54185" w14:paraId="1B41FB92"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3A0BBCE" w14:textId="77777777" w:rsidR="001B1120" w:rsidRDefault="00C96362">
            <w:r>
              <w:t>Data Integrity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8518AAD" w14:textId="77777777" w:rsidR="001B1120" w:rsidRDefault="00C96362">
            <w:r>
              <w:t>The maintenance of, and the assurance of the accuracy and consistency of, data over its entire life-cycle within the cloud framework.</w:t>
            </w:r>
          </w:p>
        </w:tc>
      </w:tr>
      <w:tr w:rsidR="00AA1678" w:rsidRPr="00F54185" w14:paraId="246F3A23"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D5CD905" w14:textId="77777777" w:rsidR="001B1120" w:rsidRDefault="00C96362">
            <w:r>
              <w:t>Financial Reporting Accuracy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DFE6B81" w14:textId="77777777" w:rsidR="001B1120" w:rsidRDefault="00C96362">
            <w:r>
              <w:t>The degree to which reported values agree with recorded transactions and inventory movements; in this study it is a quality to evaluate, not a claim of accounting certification.</w:t>
            </w:r>
          </w:p>
        </w:tc>
      </w:tr>
      <w:tr w:rsidR="00AA1678" w:rsidRPr="00F54185" w14:paraId="2E2EE85C"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A16175F" w14:textId="77777777" w:rsidR="001B1120" w:rsidRDefault="00C96362">
            <w:r>
              <w:t>Inventory Synchronization</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C8B7C5E" w14:textId="77777777" w:rsidR="001B1120" w:rsidRDefault="00C96362">
            <w:r>
              <w:t>Connected, server-validated persistence and refreshed views of transaction and configured stock records. Kodigo is online-first and supplements this with bounded caching and queueing for selected operations.</w:t>
            </w:r>
          </w:p>
        </w:tc>
      </w:tr>
      <w:tr w:rsidR="00AA1678" w:rsidRPr="00F54185" w14:paraId="1F62BA6B"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894CC77" w14:textId="77777777" w:rsidR="001B1120" w:rsidRDefault="00C96362">
            <w:r>
              <w:t>Multi-Branch SME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F74D02A" w14:textId="77777777" w:rsidR="001B1120" w:rsidRDefault="00C96362">
            <w:r>
              <w:t>A small to medium enterprise that operates through several physical locations or outlets managed under a single organizational structure.</w:t>
            </w:r>
          </w:p>
        </w:tc>
      </w:tr>
      <w:tr w:rsidR="00AA1678" w:rsidRPr="00F54185" w14:paraId="6A5B8B7C"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9966893" w14:textId="77777777" w:rsidR="001B1120" w:rsidRDefault="00C96362">
            <w:r>
              <w:lastRenderedPageBreak/>
              <w:t>POS (Point of Sale) System</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A3690BE" w14:textId="77777777" w:rsidR="001B1120" w:rsidRDefault="00C96362">
            <w:r>
              <w:t>The sales interface used to search products, select configured selling options, apply supported discounts, record a payment method, and retain transaction and receipt records.</w:t>
            </w:r>
          </w:p>
        </w:tc>
      </w:tr>
      <w:tr w:rsidR="00AA1678" w:rsidRPr="00F54185" w14:paraId="145952A8"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502F24E" w14:textId="77777777" w:rsidR="001B1120" w:rsidRDefault="00C96362">
            <w:r>
              <w:t>React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D168781" w14:textId="77777777" w:rsidR="001B1120" w:rsidRDefault="00C96362">
            <w:r>
              <w:t>A declarative, efficient, and flexible JavaScript library used for building the user interface of the management framework.</w:t>
            </w:r>
          </w:p>
        </w:tc>
      </w:tr>
      <w:tr w:rsidR="00AA1678" w:rsidRPr="00F54185" w14:paraId="3AA04FA3"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1C4B4FF" w14:textId="77777777" w:rsidR="001B1120" w:rsidRDefault="00C96362">
            <w:r>
              <w:t>Real-Time Data Processing</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2607CCB" w14:textId="77777777" w:rsidR="001B1120" w:rsidRDefault="00C96362">
            <w:r>
              <w:t>Prompt handling of connected requests after server validation. Kodigo does not claim continuous real-time subscriptions across all screens, full offline consistency, or automatic conflict resolution.</w:t>
            </w:r>
          </w:p>
        </w:tc>
      </w:tr>
      <w:tr w:rsidR="00AA1678" w:rsidRPr="00F54185" w14:paraId="2BEDDE42"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31BFC87" w14:textId="77777777" w:rsidR="001B1120" w:rsidRDefault="00C96362">
            <w:r>
              <w:t>Scalability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3B3987D" w14:textId="77777777" w:rsidR="001B1120" w:rsidRDefault="00C96362">
            <w:r>
              <w:t>The capability of the management framework to handle a growing amount of work or its potential to be enlarged to accommodate more branches.</w:t>
            </w:r>
          </w:p>
        </w:tc>
      </w:tr>
      <w:tr w:rsidR="00AA1678" w:rsidRPr="00F54185" w14:paraId="12975BE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F746490" w14:textId="77777777" w:rsidR="001B1120" w:rsidRDefault="00C96362">
            <w:r>
              <w:t>Single Source of Truth (SSOT)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F42D94F" w14:textId="77777777" w:rsidR="001B1120" w:rsidRDefault="00C96362">
            <w:r>
              <w:t>A design principle in which canonical business records, particularly base-unit stock and transaction history, are maintained in one authoritative database rather than edited independently by branches.</w:t>
            </w:r>
          </w:p>
        </w:tc>
      </w:tr>
      <w:tr w:rsidR="00AA1678" w:rsidRPr="00F54185" w14:paraId="7276768E"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3AC98B5" w14:textId="77777777" w:rsidR="001B1120" w:rsidRDefault="00C96362">
            <w:r>
              <w:t>State Management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F6B4D05" w14:textId="77777777" w:rsidR="001B1120" w:rsidRDefault="00C96362">
            <w:r>
              <w:t>The handling of application data and UI state needed to display selected-store records, cart contents, authentication status, and queued operations consistently.</w:t>
            </w:r>
          </w:p>
        </w:tc>
      </w:tr>
      <w:tr w:rsidR="00AA1678" w:rsidRPr="00F54185" w14:paraId="20C2BCB8"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5AF1933" w14:textId="77777777" w:rsidR="001B1120" w:rsidRDefault="00C96362">
            <w:r>
              <w:t>Supabase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9669DDB" w14:textId="77777777" w:rsidR="001B1120" w:rsidRDefault="00C96362">
            <w:r>
              <w:t>The managed backend platform used by Kodigo for PostgreSQL, authentication, Row Level Security, storage, Edge Functions, and database access.</w:t>
            </w:r>
          </w:p>
        </w:tc>
      </w:tr>
      <w:tr w:rsidR="00AA1678" w:rsidRPr="00F54185" w14:paraId="7D133819"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9CE905E" w14:textId="77777777" w:rsidR="001B1120" w:rsidRDefault="00C96362">
            <w:r>
              <w:lastRenderedPageBreak/>
              <w:t>PostgreSQL</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48568D3" w14:textId="77777777" w:rsidR="001B1120" w:rsidRDefault="00C96362">
            <w:r>
              <w:t>The relational database engine that stores Kodigo profiles, stores, products, suppliers, purchase orders, sales, receipts, history, and reporting records.</w:t>
            </w:r>
          </w:p>
        </w:tc>
      </w:tr>
      <w:tr w:rsidR="00AA1678" w:rsidRPr="00F54185" w14:paraId="706C9717"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55C01EE" w14:textId="77777777" w:rsidR="001B1120" w:rsidRDefault="00C96362">
            <w:r>
              <w:t>Row Level Security (RLS)</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5C2E234" w14:textId="77777777" w:rsidR="001B1120" w:rsidRDefault="00C96362">
            <w:r>
              <w:t>Database policies that restrict records and protected operations according to the authenticated user, role, and assigned store.</w:t>
            </w:r>
          </w:p>
        </w:tc>
      </w:tr>
      <w:tr w:rsidR="00AA1678" w:rsidRPr="00F54185" w14:paraId="24C131DD"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0ED4206" w14:textId="77777777" w:rsidR="001B1120" w:rsidRDefault="00C96362">
            <w:r>
              <w:t>Multi-Factor Authentication (MFA)</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90A8C9C" w14:textId="77777777" w:rsidR="001B1120" w:rsidRDefault="00C96362">
            <w:r>
              <w:t>An additional authentication factor; Kodigo supports TOTP verification and uses AAL2 assurance for protected operations when a factor is enrolled.</w:t>
            </w:r>
          </w:p>
        </w:tc>
      </w:tr>
      <w:tr w:rsidR="00AA1678" w:rsidRPr="00F54185" w14:paraId="4D505E2B"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2A2A20F" w14:textId="77777777" w:rsidR="001B1120" w:rsidRDefault="00C96362">
            <w:r>
              <w:t>Base Unit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42FEAD2" w14:textId="77777777" w:rsidR="001B1120" w:rsidRDefault="00C96362">
            <w:r>
              <w:t>The canonical unit in which product quantity on hand, stock movements, and server-side deductions are maintained.</w:t>
            </w:r>
          </w:p>
        </w:tc>
      </w:tr>
      <w:tr w:rsidR="00AA1678" w:rsidRPr="00F54185" w14:paraId="379DA36B"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F397655" w14:textId="77777777" w:rsidR="001B1120" w:rsidRDefault="00C96362">
            <w:r>
              <w:t>Restocking Unit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A7D6521" w14:textId="77777777" w:rsidR="001B1120" w:rsidRDefault="00C96362">
            <w:r>
              <w:t>A supplier package format such as a pack, box, case, or tray that is converted to base units using a configured factor during receiving.</w:t>
            </w:r>
          </w:p>
        </w:tc>
      </w:tr>
      <w:tr w:rsidR="00AA1678" w:rsidRPr="00F54185" w14:paraId="479477F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593003C" w14:textId="77777777" w:rsidR="001B1120" w:rsidRDefault="00C96362">
            <w:r>
              <w:t>Selling Option</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37CD8C2" w14:textId="77777777" w:rsidR="001B1120" w:rsidRDefault="00C96362">
            <w:r>
              <w:t>A configured way to sell a product, such as a piece, kilo, sack, or package, with its own quantity multiplier and price rule; it may share the product's stock or use a separate configured stock stream.</w:t>
            </w:r>
          </w:p>
        </w:tc>
      </w:tr>
      <w:tr w:rsidR="00AA1678" w:rsidRPr="00F54185" w14:paraId="054F8E50"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5CA6737" w14:textId="77777777" w:rsidR="001B1120" w:rsidRDefault="00C96362">
            <w:r>
              <w:t>Quantity on Hand (QOH)</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0E67CD3" w14:textId="77777777" w:rsidR="001B1120" w:rsidRDefault="00C96362">
            <w:r>
              <w:t>The current available base-unit quantity for a product in a selected store.</w:t>
            </w:r>
          </w:p>
        </w:tc>
      </w:tr>
      <w:tr w:rsidR="00AA1678" w:rsidRPr="00F54185" w14:paraId="5C244C9F"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8133681" w14:textId="77777777" w:rsidR="001B1120" w:rsidRDefault="00C96362">
            <w:r>
              <w:lastRenderedPageBreak/>
              <w:t>Sales Velocity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41EC97A" w14:textId="77777777" w:rsidR="001B1120" w:rsidRDefault="00C96362">
            <w:r>
              <w:t>The descriptive rate of completed net base units sold over a selected 7-, 30-, or 90-day period, used with QOH to classify replenishment urgency.</w:t>
            </w:r>
          </w:p>
        </w:tc>
      </w:tr>
      <w:tr w:rsidR="00AA1678" w:rsidRPr="00F54185" w14:paraId="739816D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79C60FA" w14:textId="77777777" w:rsidR="001B1120" w:rsidRDefault="00C96362">
            <w:r>
              <w:t>Historical Snapshot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5414244" w14:textId="77777777" w:rsidR="001B1120" w:rsidRDefault="00C96362">
            <w:r>
              <w:t>A transaction-time copy of values such as selling price, purchase cost, product option, tax, discount, or receipt details so later master-data edits do not rewrite history.</w:t>
            </w:r>
          </w:p>
        </w:tc>
      </w:tr>
      <w:tr w:rsidR="00AA1678" w:rsidRPr="00F54185" w14:paraId="43051B88"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CB07A9D" w14:textId="77777777" w:rsidR="001B1120" w:rsidRDefault="00C96362">
            <w:r>
              <w:t>Offline Queueing</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95CAA7C" w14:textId="77777777" w:rsidR="001B1120" w:rsidRDefault="00C96362">
            <w:r>
              <w:t>The bounded capability to cache product data and queue supported POS or generic mutations in the browser for replay when connectivity returns; it is not comprehensive offline operation.</w:t>
            </w:r>
          </w:p>
        </w:tc>
      </w:tr>
    </w:tbl>
    <w:p w14:paraId="35FE0AFF" w14:textId="77777777" w:rsidR="00AA1678" w:rsidRDefault="00AA1678">
      <w:pPr>
        <w:spacing w:line="480" w:lineRule="auto"/>
        <w:jc w:val="left"/>
        <w:rPr>
          <w:rFonts w:ascii="Cambria" w:eastAsia="Cambria" w:hAnsi="Cambria" w:cs="Cambria"/>
          <w:b/>
          <w:bCs/>
        </w:rPr>
      </w:pPr>
    </w:p>
    <w:p w14:paraId="6DF8A343" w14:textId="77777777" w:rsidR="004227DB" w:rsidRDefault="004227DB">
      <w:pPr>
        <w:spacing w:line="480" w:lineRule="auto"/>
        <w:jc w:val="left"/>
        <w:rPr>
          <w:rFonts w:ascii="Cambria" w:eastAsia="Cambria" w:hAnsi="Cambria" w:cs="Cambria"/>
          <w:b/>
          <w:bCs/>
        </w:rPr>
      </w:pPr>
    </w:p>
    <w:p w14:paraId="769C3E3E" w14:textId="77777777" w:rsidR="004227DB" w:rsidRDefault="004227DB">
      <w:pPr>
        <w:spacing w:line="480" w:lineRule="auto"/>
        <w:jc w:val="left"/>
        <w:rPr>
          <w:rFonts w:ascii="Cambria" w:eastAsia="Cambria" w:hAnsi="Cambria" w:cs="Cambria"/>
          <w:b/>
          <w:bCs/>
        </w:rPr>
      </w:pPr>
    </w:p>
    <w:p w14:paraId="630CC8EE" w14:textId="77777777" w:rsidR="004227DB" w:rsidRDefault="004227DB">
      <w:pPr>
        <w:spacing w:line="480" w:lineRule="auto"/>
        <w:jc w:val="left"/>
        <w:rPr>
          <w:rFonts w:ascii="Cambria" w:eastAsia="Cambria" w:hAnsi="Cambria" w:cs="Cambria"/>
          <w:b/>
          <w:bCs/>
        </w:rPr>
      </w:pPr>
    </w:p>
    <w:p w14:paraId="7C854EC3" w14:textId="77777777" w:rsidR="004227DB" w:rsidRDefault="004227DB">
      <w:pPr>
        <w:spacing w:line="480" w:lineRule="auto"/>
        <w:jc w:val="left"/>
        <w:rPr>
          <w:rFonts w:ascii="Cambria" w:eastAsia="Cambria" w:hAnsi="Cambria" w:cs="Cambria"/>
          <w:b/>
          <w:bCs/>
        </w:rPr>
      </w:pPr>
    </w:p>
    <w:p w14:paraId="212B9C28" w14:textId="77777777" w:rsidR="004227DB" w:rsidRDefault="004227DB">
      <w:pPr>
        <w:spacing w:line="480" w:lineRule="auto"/>
        <w:jc w:val="left"/>
        <w:rPr>
          <w:rFonts w:ascii="Cambria" w:eastAsia="Cambria" w:hAnsi="Cambria" w:cs="Cambria"/>
          <w:b/>
          <w:bCs/>
        </w:rPr>
      </w:pPr>
    </w:p>
    <w:p w14:paraId="21127430" w14:textId="77777777" w:rsidR="004227DB" w:rsidRDefault="004227DB">
      <w:pPr>
        <w:spacing w:line="480" w:lineRule="auto"/>
        <w:jc w:val="left"/>
        <w:rPr>
          <w:rFonts w:ascii="Cambria" w:eastAsia="Cambria" w:hAnsi="Cambria" w:cs="Cambria"/>
          <w:b/>
          <w:bCs/>
        </w:rPr>
      </w:pPr>
    </w:p>
    <w:p w14:paraId="5C001E1E" w14:textId="77777777" w:rsidR="004227DB" w:rsidRDefault="004227DB">
      <w:pPr>
        <w:spacing w:line="480" w:lineRule="auto"/>
        <w:jc w:val="left"/>
        <w:rPr>
          <w:rFonts w:ascii="Cambria" w:eastAsia="Cambria" w:hAnsi="Cambria" w:cs="Cambria"/>
          <w:b/>
          <w:bCs/>
        </w:rPr>
      </w:pPr>
    </w:p>
    <w:p w14:paraId="0B904615" w14:textId="77777777" w:rsidR="004227DB" w:rsidRDefault="004227DB">
      <w:pPr>
        <w:spacing w:line="480" w:lineRule="auto"/>
        <w:jc w:val="left"/>
        <w:rPr>
          <w:rFonts w:ascii="Cambria" w:eastAsia="Cambria" w:hAnsi="Cambria" w:cs="Cambria"/>
          <w:b/>
          <w:bCs/>
        </w:rPr>
      </w:pPr>
    </w:p>
    <w:p w14:paraId="38DD5DA9" w14:textId="77777777" w:rsidR="004227DB" w:rsidRDefault="004227DB">
      <w:pPr>
        <w:spacing w:line="480" w:lineRule="auto"/>
        <w:jc w:val="left"/>
        <w:rPr>
          <w:rFonts w:ascii="Cambria" w:eastAsia="Cambria" w:hAnsi="Cambria" w:cs="Cambria"/>
          <w:b/>
          <w:bCs/>
        </w:rPr>
      </w:pPr>
    </w:p>
    <w:p w14:paraId="1F5EE18E" w14:textId="77777777" w:rsidR="004227DB" w:rsidRDefault="004227DB">
      <w:pPr>
        <w:spacing w:line="480" w:lineRule="auto"/>
        <w:jc w:val="left"/>
        <w:rPr>
          <w:rFonts w:ascii="Cambria" w:eastAsia="Cambria" w:hAnsi="Cambria" w:cs="Cambria"/>
          <w:b/>
          <w:bCs/>
        </w:rPr>
      </w:pPr>
    </w:p>
    <w:p w14:paraId="15FFD12A" w14:textId="77777777" w:rsidR="004227DB" w:rsidRDefault="004227DB">
      <w:pPr>
        <w:spacing w:line="480" w:lineRule="auto"/>
        <w:jc w:val="left"/>
        <w:rPr>
          <w:rFonts w:ascii="Cambria" w:eastAsia="Cambria" w:hAnsi="Cambria" w:cs="Cambria"/>
          <w:b/>
          <w:bCs/>
        </w:rPr>
      </w:pPr>
    </w:p>
    <w:p w14:paraId="1208042A" w14:textId="77777777" w:rsidR="004227DB" w:rsidRDefault="004227DB">
      <w:pPr>
        <w:spacing w:line="480" w:lineRule="auto"/>
        <w:jc w:val="left"/>
        <w:rPr>
          <w:rFonts w:ascii="Cambria" w:eastAsia="Cambria" w:hAnsi="Cambria" w:cs="Cambria"/>
          <w:b/>
          <w:bCs/>
        </w:rPr>
      </w:pPr>
    </w:p>
    <w:p w14:paraId="589472CF" w14:textId="77777777" w:rsidR="004227DB" w:rsidRDefault="004227DB">
      <w:pPr>
        <w:spacing w:line="480" w:lineRule="auto"/>
        <w:jc w:val="left"/>
        <w:rPr>
          <w:rFonts w:ascii="Cambria" w:eastAsia="Cambria" w:hAnsi="Cambria" w:cs="Cambria"/>
          <w:b/>
          <w:bCs/>
        </w:rPr>
      </w:pPr>
    </w:p>
    <w:p w14:paraId="520547D7" w14:textId="77777777" w:rsidR="00AA1678" w:rsidRPr="00F54185" w:rsidRDefault="00C96362" w:rsidP="00F54185">
      <w:pPr>
        <w:pStyle w:val="Heading1"/>
        <w:jc w:val="center"/>
        <w:rPr>
          <w:rFonts w:ascii="Cambria" w:hAnsi="Cambria"/>
        </w:rPr>
      </w:pPr>
      <w:bookmarkStart w:id="19" w:name="_heading=h.69q9vf7mv7b3" w:colFirst="0" w:colLast="0"/>
      <w:bookmarkStart w:id="20" w:name="_Toc244036505"/>
      <w:bookmarkEnd w:id="19"/>
      <w:r w:rsidRPr="00F54185">
        <w:rPr>
          <w:rFonts w:ascii="Cambria" w:hAnsi="Cambria"/>
        </w:rPr>
        <w:lastRenderedPageBreak/>
        <w:t>CHAPTER 2</w:t>
      </w:r>
      <w:bookmarkEnd w:id="20"/>
    </w:p>
    <w:p w14:paraId="2FA1D860" w14:textId="77777777" w:rsidR="00AA1678" w:rsidRPr="00F54185" w:rsidRDefault="00C96362">
      <w:pPr>
        <w:pStyle w:val="Heading1"/>
        <w:jc w:val="center"/>
        <w:rPr>
          <w:rFonts w:ascii="Cambria" w:hAnsi="Cambria"/>
        </w:rPr>
        <w:pPrChange w:id="21" w:author="Evon Vergara" w:date="2026-04-14T03:03:00Z" w16du:dateUtc="2026-04-13T19:03:00Z">
          <w:pPr>
            <w:spacing w:line="480" w:lineRule="auto"/>
            <w:jc w:val="center"/>
          </w:pPr>
        </w:pPrChange>
      </w:pPr>
      <w:bookmarkStart w:id="22" w:name="_Toc244036506"/>
      <w:r w:rsidRPr="00F54185">
        <w:rPr>
          <w:rFonts w:ascii="Cambria" w:hAnsi="Cambria"/>
        </w:rPr>
        <w:t>REVIEW OF RELATED LITERATURE</w:t>
      </w:r>
      <w:bookmarkEnd w:id="22"/>
    </w:p>
    <w:p w14:paraId="6EF6A97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Recent studies emphasize the increasing role of digital technologies in transforming the operational practices of Small and Medium Enterprises (SMEs), particularly in inventory and financial management. Cloud computing has emerged as a significant technological innovation that allows SMEs to improve operational efficiency and enhance decision-making processes. Cloud-based financial systems allow organizations to access updated financial information from any location through internet-based platforms, enabling managers to monitor financial performance continuously and make faster and more accurate financial decisions (Nguyen &amp; Hoang, 2025). Similarly, cloud-based accounting information systems improve financial reporting by enabling managers to observe transactions and operational activities in real time, allowing organizations to identify inconsistencies early and maintain more reliable financial records (Vo Van et al., 2026). Cloud accounting systems improve organizational coordination by allowing multiple departments to access shared financial data while automating financial transactions, which enhances the efficiency of financial management processes within SMEs (Septiawan et al., 2025). Cloud-based management information systems enhance organizational decision-making by providing centralized access to operational data and real-time analytical tools that allow managers to analyze business performance more effectively (Ashrafuzzaman, 2024). Real-time inventory monitoring systems allow businesses to track stock levels continuously, which reduces discrepancies and improves inventory control within SMEs (Daniel &amp; Archie, 2024). Integrating predictive analytics with real-time inventory monitoring allows organizations to anticipate demand patterns and make better decisions regarding stock replenishment and inventory planning (Nasir &amp; Martha, 2024).</w:t>
      </w:r>
    </w:p>
    <w:p w14:paraId="07D0758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Overall, the literature indicates that cloud-based inventory and financial management systems provide SMEs with centralized data management, automated financial processes, and real-time operational monitoring, which reduces inefficiencies associated with manual systems and enables managers to make faster and more informed decisions.</w:t>
      </w:r>
    </w:p>
    <w:p w14:paraId="633A7FF5" w14:textId="77777777" w:rsidR="00AA1678" w:rsidRPr="00F54185" w:rsidRDefault="00AA1678">
      <w:pPr>
        <w:spacing w:line="480" w:lineRule="auto"/>
        <w:rPr>
          <w:rFonts w:ascii="Cambria" w:eastAsia="Cambria" w:hAnsi="Cambria" w:cs="Cambria"/>
        </w:rPr>
      </w:pPr>
    </w:p>
    <w:p w14:paraId="564BBCC2" w14:textId="77777777" w:rsidR="00AA1678" w:rsidRPr="00F54185" w:rsidRDefault="00C96362">
      <w:pPr>
        <w:pStyle w:val="Heading1"/>
        <w:rPr>
          <w:rFonts w:ascii="Cambria" w:hAnsi="Cambria"/>
        </w:rPr>
        <w:pPrChange w:id="23" w:author="Evon Vergara" w:date="2026-04-14T03:03:00Z" w16du:dateUtc="2026-04-13T19:03:00Z">
          <w:pPr>
            <w:spacing w:line="480" w:lineRule="auto"/>
          </w:pPr>
        </w:pPrChange>
      </w:pPr>
      <w:bookmarkStart w:id="24" w:name="_Toc244036507"/>
      <w:r w:rsidRPr="00F54185">
        <w:rPr>
          <w:rFonts w:ascii="Cambria" w:hAnsi="Cambria"/>
        </w:rPr>
        <w:t>Challenges and Operational Bottlenecks Faced by Small and Medium-Sized Enterprises</w:t>
      </w:r>
      <w:bookmarkEnd w:id="24"/>
    </w:p>
    <w:p w14:paraId="329547C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Small and medium enterprises continue to encounter operational bottlenecks when inventory records and financial data are maintained through manual, disconnected processes. One recurring problem is inventory record inaccuracy. Shabani et al. (2021) explained that inventory record inaccuracy occurs when the quantity recorded in the inventory system does not match the quantity physically available. In practical SME operations, this mismatch can result from delayed stock encoding, manual stock counts, and branch-level recording inconsistencies, which contribute to stock discrepancies, stockout risks, and unreliable inventory information for day-to-day decisions. Manual financial reconciliation also creates reporting delays and workflow inefficiencies. Kosadi et al. (2021) found that when data from multiple transaction platforms are manually integrated into internal reports, the process tends to produce duplicated records, longer reporting cycles, and a greater chance of error. For SMEs that still reconcile sales, inventory movements, and financial records through spreadsheets or separate branch files, reconciliation becomes dependent on repeated checking, matching, and correction before reports can be finalized. This slows the release of financial information needed for operational and managerial decisions. Another bottleneck is the lack of real-time visibility across inventory and financial records. When stock updates and transaction records are encoded manually and reconciled only after transactions have accumulated, business owners and managers are left with </w:t>
      </w:r>
      <w:r w:rsidRPr="00F54185">
        <w:rPr>
          <w:rFonts w:ascii="Cambria" w:eastAsia="Cambria" w:hAnsi="Cambria" w:cs="Cambria"/>
        </w:rPr>
        <w:lastRenderedPageBreak/>
        <w:t>delayed and sometimes inconsistent operational data. As noted by Kosadi et al. (2021), records duplication and non-automated reconciliation processes prolong processing time, while Shabani et al. (2021) showed that inaccurate inventory records can distort inventory and sales management performance. In multi-branch SME settings, these conditions can intensify reporting inefficiencies, create uncertainty in stock monitoring, and increase the amount of time spent resolving discrepancies rather than supporting routine operations.</w:t>
      </w:r>
    </w:p>
    <w:p w14:paraId="23EE7275" w14:textId="77777777" w:rsidR="00AA1678" w:rsidRPr="00F54185" w:rsidRDefault="00AA1678">
      <w:pPr>
        <w:spacing w:line="480" w:lineRule="auto"/>
        <w:ind w:firstLine="720"/>
        <w:rPr>
          <w:rFonts w:ascii="Cambria" w:eastAsia="Cambria" w:hAnsi="Cambria" w:cs="Cambria"/>
        </w:rPr>
      </w:pPr>
    </w:p>
    <w:p w14:paraId="0DA9C6F4" w14:textId="77777777" w:rsidR="00AA1678" w:rsidRPr="00F54185" w:rsidRDefault="00C96362">
      <w:pPr>
        <w:pStyle w:val="Heading1"/>
        <w:rPr>
          <w:rFonts w:ascii="Cambria" w:hAnsi="Cambria"/>
        </w:rPr>
        <w:pPrChange w:id="25" w:author="Evon Vergara" w:date="2026-04-14T03:03:00Z" w16du:dateUtc="2026-04-13T19:03:00Z">
          <w:pPr>
            <w:spacing w:line="480" w:lineRule="auto"/>
          </w:pPr>
        </w:pPrChange>
      </w:pPr>
      <w:bookmarkStart w:id="26" w:name="_Toc244036508"/>
      <w:r w:rsidRPr="00F54185">
        <w:rPr>
          <w:rFonts w:ascii="Cambria" w:hAnsi="Cambria"/>
        </w:rPr>
        <w:t>System Frameworks and Information Security Measures of the Proposed System</w:t>
      </w:r>
      <w:bookmarkEnd w:id="26"/>
    </w:p>
    <w:p w14:paraId="454226F4" w14:textId="77777777" w:rsidR="00AA1678" w:rsidRPr="00F54185" w:rsidRDefault="00C96362">
      <w:pPr>
        <w:spacing w:line="480" w:lineRule="auto"/>
        <w:ind w:firstLine="720"/>
        <w:rPr>
          <w:rFonts w:ascii="Cambria" w:eastAsia="Cambria" w:hAnsi="Cambria" w:cs="Cambria"/>
          <w:b/>
          <w:bCs/>
        </w:rPr>
      </w:pPr>
      <w:r w:rsidRPr="00F54185">
        <w:rPr>
          <w:rFonts w:ascii="Cambria" w:eastAsia="Cambria" w:hAnsi="Cambria" w:cs="Cambria"/>
        </w:rPr>
        <w:t xml:space="preserve">The reviewed literature indicates that an effective cloud-based inventory and financial management system for SMEs should be grounded in a centralized and scalable system framework. Luo (2024) explained that, within a cloud computing environment, the construction mode of SME accounting informatization should be evaluated using factors such as cost, safety, stability, flexibility, expansibility, technical ability, and human resources. Applied to the proposed system, this supports a framework in which inventory, sales, and financial records are stored in a shared cloud environment so that branch-level transactions can be synchronized into a unified database structure. A centralized cloud framework is also relevant because the proposed system combines operational and financial data that must remain consistent across users and locations. Luo (2024) further noted that cloud computing-based models are evaluated against traditional approaches in terms of flexibility and scalability, which are important for systems that need to support multiple users, branch transactions, and continuous updates. This supports the design of a cloud-based platform in which inventory tracking, transaction recording, and financial reporting are integrated within one system environment rather than maintained in isolated records. Information security measures are equally critical in the design of the proposed system. Nagahawatta et </w:t>
      </w:r>
      <w:r w:rsidRPr="00F54185">
        <w:rPr>
          <w:rFonts w:ascii="Cambria" w:eastAsia="Cambria" w:hAnsi="Cambria" w:cs="Cambria"/>
        </w:rPr>
        <w:lastRenderedPageBreak/>
        <w:t>al. (2024) identified cloud security standards, data privacy concerns, data security concerns, skilled personnel, technology readiness, legal compliance, and trust in cloud service providers as security-related factors that shape SME cloud computing decisions. These factors suggest that the proposed system should not only store data in the cloud but also apply security controls that protect confidentiality, integrity, and authorized access to financial and inventory records. SMEs also face cybersecurity vulnerabilities due to limited protective measures, constrained financial resources, and inadequate cybersecurity expertise, which makes the inclusion of practical and cost-conscious security controls important in cloud-based system design (Manzoor et al., 2024). Literature on cloud security also emphasizes the role of authentication and access control in securing cloud-based systems. Mohammad (2022) stated that access control protects confidentiality by ensuring that data are disclosed only to authorized users and protects integrity by limiting alteration of resources to legitimate users. In the context of the proposed system, this supports the use of user authentication mechanisms and role-based access control so that business owners, managers, and staff members are granted only the functions and records appropriate to their roles. For cloud-native and scalable systems, secure communication and authorization mechanisms must also be considered in the framework design. Rahaman et al. (2023) reported that role-based access control was the most efficient access control mechanism in the reviewed cloud-native studies and noted that secure communication should implement Mutual Transport Layer Security (mTLS) or JSON Web Token (JWT). These findings support the inclusion of authenticated user sessions, protected API communication, and role-based permissions in the proposed cloud-based inventory and financial management system to strengthen secure access and data protection. </w:t>
      </w:r>
    </w:p>
    <w:p w14:paraId="15DD2DD8" w14:textId="77777777" w:rsidR="00AA1678" w:rsidRPr="00F54185" w:rsidRDefault="00C96362">
      <w:pPr>
        <w:pStyle w:val="Heading1"/>
        <w:rPr>
          <w:rFonts w:ascii="Cambria" w:hAnsi="Cambria"/>
        </w:rPr>
        <w:pPrChange w:id="27" w:author="Evon Vergara" w:date="2026-04-14T03:03:00Z" w16du:dateUtc="2026-04-13T19:03:00Z">
          <w:pPr>
            <w:spacing w:line="480" w:lineRule="auto"/>
          </w:pPr>
        </w:pPrChange>
      </w:pPr>
      <w:bookmarkStart w:id="28" w:name="_Toc244036509"/>
      <w:r w:rsidRPr="00F54185">
        <w:rPr>
          <w:rFonts w:ascii="Cambria" w:hAnsi="Cambria"/>
        </w:rPr>
        <w:lastRenderedPageBreak/>
        <w:t>Acceptability Level of the Proposed Cloud-Based Inventory and Financial Management System</w:t>
      </w:r>
      <w:bookmarkEnd w:id="28"/>
    </w:p>
    <w:p w14:paraId="61346AB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Research examining technology adoption among small and medium enterprises highlights several factors that influence the acceptability of cloud-based systems. Relative advantage, compatibility, complexity, organizational readiness, and top management support significantly influence SMEs’ intentions to adopt cloud accounting systems (Rashid et al., 2024). Organizational capabilities also play an important role in technology adoption. Digital culture, top management support, human resource capability, and adoption costs are among the most important predictors of digital technology adoption in SMEs (Faiz et al., 2024). Operational efficiency improvements are also important determinants of system acceptance. Data-driven financial management systems improve organizational decision-making by providing real-time financial insights that support budgeting, forecasting, and strategic planning (Ige et al., 2024). System reliability is another important factor influencing technology acceptance among SMEs. Cloud-based accounting systems enhance organizational performance by enabling continuous system availability, improved data integrity, and real-time access to financial information (Vo Van et al., 2026). Security considerations also influence adoption decisions. Security and privacy concerns remain critical factors influencing SME adoption of cloud computing technologies (Nagahawatta et al., 2024).</w:t>
      </w:r>
    </w:p>
    <w:p w14:paraId="32EEF7FA" w14:textId="77777777" w:rsidR="00AA1678" w:rsidRPr="00F54185" w:rsidRDefault="00AA1678">
      <w:pPr>
        <w:spacing w:line="480" w:lineRule="auto"/>
        <w:ind w:firstLine="720"/>
        <w:rPr>
          <w:rFonts w:ascii="Cambria" w:eastAsia="Cambria" w:hAnsi="Cambria" w:cs="Cambria"/>
        </w:rPr>
      </w:pPr>
    </w:p>
    <w:p w14:paraId="14ABF136" w14:textId="77777777" w:rsidR="00AA1678" w:rsidRPr="00F54185" w:rsidRDefault="00AA1678">
      <w:pPr>
        <w:spacing w:line="480" w:lineRule="auto"/>
        <w:rPr>
          <w:rFonts w:ascii="Cambria" w:eastAsia="Cambria" w:hAnsi="Cambria" w:cs="Cambria"/>
          <w:b/>
          <w:bCs/>
        </w:rPr>
      </w:pPr>
    </w:p>
    <w:p w14:paraId="235171B8" w14:textId="77777777" w:rsidR="00AA1678" w:rsidRPr="00F54185" w:rsidRDefault="00AA1678">
      <w:pPr>
        <w:spacing w:line="480" w:lineRule="auto"/>
        <w:rPr>
          <w:rFonts w:ascii="Cambria" w:eastAsia="Cambria" w:hAnsi="Cambria" w:cs="Cambria"/>
          <w:b/>
          <w:bCs/>
        </w:rPr>
      </w:pPr>
    </w:p>
    <w:p w14:paraId="0684762A" w14:textId="77777777" w:rsidR="007B70AD" w:rsidRDefault="007B70AD">
      <w:pPr>
        <w:spacing w:line="480" w:lineRule="auto"/>
        <w:rPr>
          <w:rFonts w:ascii="Cambria" w:eastAsia="Cambria" w:hAnsi="Cambria" w:cs="Cambria"/>
          <w:b/>
          <w:bCs/>
        </w:rPr>
      </w:pPr>
    </w:p>
    <w:p w14:paraId="22B5E654" w14:textId="77777777" w:rsidR="004227DB" w:rsidRPr="00F54185" w:rsidRDefault="004227DB">
      <w:pPr>
        <w:spacing w:line="480" w:lineRule="auto"/>
        <w:rPr>
          <w:rFonts w:ascii="Cambria" w:eastAsia="Cambria" w:hAnsi="Cambria" w:cs="Cambria"/>
          <w:b/>
          <w:bCs/>
        </w:rPr>
      </w:pPr>
    </w:p>
    <w:p w14:paraId="3751D96A" w14:textId="77777777" w:rsidR="00AA1678" w:rsidRPr="00F54185" w:rsidRDefault="00C96362">
      <w:pPr>
        <w:pStyle w:val="Heading1"/>
        <w:rPr>
          <w:rFonts w:ascii="Cambria" w:hAnsi="Cambria"/>
        </w:rPr>
        <w:pPrChange w:id="29" w:author="Evon Vergara" w:date="2026-04-14T03:03:00Z" w16du:dateUtc="2026-04-13T19:03:00Z">
          <w:pPr>
            <w:spacing w:line="480" w:lineRule="auto"/>
          </w:pPr>
        </w:pPrChange>
      </w:pPr>
      <w:bookmarkStart w:id="30" w:name="_Toc244036510"/>
      <w:r w:rsidRPr="00F54185">
        <w:rPr>
          <w:rFonts w:ascii="Cambria" w:hAnsi="Cambria"/>
        </w:rPr>
        <w:lastRenderedPageBreak/>
        <w:t>Summary of the Review of Related Literature</w:t>
      </w:r>
      <w:bookmarkEnd w:id="30"/>
    </w:p>
    <w:p w14:paraId="5A0E9A7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literature reviewed in this chapter shows that manual inventory tracking and financial reconciliation create persistent operational bottlenecks for SMEs, particularly in the areas of inventory discrepancies, delayed reconciliation, limited real-time visibility, and inefficient reporting workflows. These issues affect the quality and timeliness of information available to business owners and managers, making routine and strategic decisions more difficult. The reviewed works also show that a cloud-based system framework is appropriate for integrating inventory, sales, and financial records within a centralized platform. A well-designed cloud framework supports synchronized data processing, shared access across authorized users, and a structure that can adapt to the operational requirements of growing SMEs. The literature further highlights that system design must be supported by appropriate security measures. Authentication controls, role-based access, secure data transmission, and broader data protection practices are essential in protecting sensitive operational and financial information stored in the cloud. Taken together, the reviewed literature supports the need for a cloud-based inventory and financial management system that can reduce the inefficiencies of manual processes while providing SMEs with a more integrated, secure, and decision-oriented platform.</w:t>
      </w:r>
    </w:p>
    <w:p w14:paraId="7D498539"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0888D76B" w14:textId="77777777" w:rsidR="00AA1678" w:rsidRPr="00F54185" w:rsidRDefault="00AA1678" w:rsidP="00F54185">
      <w:pPr>
        <w:pStyle w:val="Heading1"/>
        <w:rPr>
          <w:rFonts w:ascii="Cambria" w:hAnsi="Cambria"/>
        </w:rPr>
      </w:pPr>
      <w:bookmarkStart w:id="31" w:name="_heading=h.9zf2lfmc38x" w:colFirst="0" w:colLast="0"/>
      <w:bookmarkEnd w:id="31"/>
    </w:p>
    <w:p w14:paraId="04BCD328" w14:textId="77777777" w:rsidR="007B70AD" w:rsidRPr="00F54185" w:rsidRDefault="007B70AD" w:rsidP="007B70AD">
      <w:pPr>
        <w:rPr>
          <w:rFonts w:ascii="Cambria" w:hAnsi="Cambria"/>
        </w:rPr>
      </w:pPr>
    </w:p>
    <w:p w14:paraId="5AFD4A3F" w14:textId="77777777" w:rsidR="00AA1678" w:rsidRPr="00F54185" w:rsidRDefault="00AA1678">
      <w:pPr>
        <w:rPr>
          <w:rFonts w:ascii="Cambria" w:hAnsi="Cambria"/>
        </w:rPr>
      </w:pPr>
    </w:p>
    <w:p w14:paraId="42162CE0" w14:textId="77777777" w:rsidR="00AA1678" w:rsidRPr="00F54185" w:rsidRDefault="00C96362" w:rsidP="00F54185">
      <w:pPr>
        <w:pStyle w:val="Heading1"/>
        <w:jc w:val="center"/>
        <w:rPr>
          <w:rFonts w:ascii="Cambria" w:hAnsi="Cambria"/>
        </w:rPr>
      </w:pPr>
      <w:bookmarkStart w:id="32" w:name="_heading=h.x3cuz6ckcrrp" w:colFirst="0" w:colLast="0"/>
      <w:bookmarkStart w:id="33" w:name="_Toc244036511"/>
      <w:bookmarkEnd w:id="32"/>
      <w:r w:rsidRPr="00F54185">
        <w:rPr>
          <w:rFonts w:ascii="Cambria" w:hAnsi="Cambria"/>
        </w:rPr>
        <w:lastRenderedPageBreak/>
        <w:t>CHAPTER 3</w:t>
      </w:r>
      <w:bookmarkEnd w:id="33"/>
    </w:p>
    <w:p w14:paraId="67C46CFB" w14:textId="77777777" w:rsidR="00AA1678" w:rsidRPr="00F54185" w:rsidRDefault="00C96362">
      <w:pPr>
        <w:pStyle w:val="Heading1"/>
        <w:jc w:val="center"/>
        <w:rPr>
          <w:rFonts w:ascii="Cambria" w:hAnsi="Cambria"/>
        </w:rPr>
        <w:pPrChange w:id="34" w:author="Evon Vergara" w:date="2026-04-14T03:03:00Z" w16du:dateUtc="2026-04-13T19:03:00Z">
          <w:pPr>
            <w:spacing w:line="480" w:lineRule="auto"/>
            <w:jc w:val="center"/>
          </w:pPr>
        </w:pPrChange>
      </w:pPr>
      <w:bookmarkStart w:id="35" w:name="_Toc244036512"/>
      <w:r w:rsidRPr="00F54185">
        <w:rPr>
          <w:rFonts w:ascii="Cambria" w:hAnsi="Cambria"/>
        </w:rPr>
        <w:t>RESEARCH AND SYSTEM DEVELOPMENT METHODOLOGY</w:t>
      </w:r>
      <w:bookmarkEnd w:id="35"/>
    </w:p>
    <w:p w14:paraId="7595D0B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This chapter presents the methodology used to design, develop, and evaluate the proposed Cloud-Based Inventory and Financial Management System for small and medium enterprises (SMEs). It describes the study's method and research design, sampling approach, data gathering tools and techniques, procedures for data collection, project timeline, estimated cost, software development methodology, conceptual framework, software development tools, use-case diagram, and data analysis tools and techniques. The methodological choices were aligned with the study's three research questions so that existing operational problems could be examined, translated into system requirements, and evaluated through a functional prototype.</w:t>
      </w:r>
    </w:p>
    <w:p w14:paraId="0F740BA4" w14:textId="77777777" w:rsidR="00AA1678" w:rsidRPr="00F54185" w:rsidRDefault="00AA1678">
      <w:pPr>
        <w:spacing w:line="480" w:lineRule="auto"/>
        <w:ind w:firstLine="720"/>
        <w:rPr>
          <w:rFonts w:ascii="Cambria" w:eastAsia="Cambria" w:hAnsi="Cambria" w:cs="Cambria"/>
        </w:rPr>
      </w:pPr>
    </w:p>
    <w:p w14:paraId="71EF576F" w14:textId="77777777" w:rsidR="00AA1678" w:rsidRPr="00F54185" w:rsidRDefault="00C96362">
      <w:pPr>
        <w:pStyle w:val="Heading1"/>
        <w:rPr>
          <w:rFonts w:ascii="Cambria" w:hAnsi="Cambria"/>
        </w:rPr>
        <w:pPrChange w:id="36" w:author="Evon Vergara" w:date="2026-04-14T03:03:00Z" w16du:dateUtc="2026-04-13T19:03:00Z">
          <w:pPr>
            <w:spacing w:line="480" w:lineRule="auto"/>
          </w:pPr>
        </w:pPrChange>
      </w:pPr>
      <w:bookmarkStart w:id="37" w:name="_Toc244036513"/>
      <w:r w:rsidRPr="00F54185">
        <w:rPr>
          <w:rFonts w:ascii="Cambria" w:hAnsi="Cambria"/>
        </w:rPr>
        <w:t>Research Framework and Design</w:t>
      </w:r>
      <w:bookmarkEnd w:id="37"/>
    </w:p>
    <w:p w14:paraId="05FA3AC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This study adopts a mixed-method approach arranged in an exploratory sequential manner. The qualitative component is used first to understand the operational realities of SMEs that still rely on manual or partially digitized inventory tracking and financial reconciliation. Insights from this phase inform the system requirements, workflow logic, and information security considerations of the proposed cloud-based system. The quantitative component is then used to describe baseline operational conditions and to assess the post-implementation acceptability of the prototype. Mixed-method inquiry is appropriate for applied information systems research because it enables researchers to combine narrative explanations of user experience with numerical indicators of operational conditions and system evaluation (Creswell &amp; Plano Clark, 2017; Fetters et al., 2013; Morgan, 2013). </w:t>
      </w:r>
    </w:p>
    <w:p w14:paraId="6BACDAA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Research Question 1 is addressed through a mixed-method strand. Qualitative interview data are used to identify operational bottlenecks, while quantitative baseline questionnaire data are used to describe the frequency and extent of current problems such as inventory discrepancies, delayed reconciliation, and data inconsistency. Research Question 2 is addressed through a quantitative strand. Structured technical validation ratings are used to determine the appropriateness of the proposed system framework and information security measures for the cloud-based solution. Research Question 3 is addressed through a quantitative strand. Survey responses gathered after prototype interaction are used to determine the level of acceptability of the system in terms of cost-effectiveness, system reliability, operational efficiency, and security.</w:t>
      </w:r>
      <w:r w:rsidRPr="00F54185">
        <w:rPr>
          <w:rFonts w:ascii="Cambria" w:eastAsia="Cambria" w:hAnsi="Cambria" w:cs="Cambria"/>
        </w:rPr>
        <w:br/>
      </w:r>
      <w:r w:rsidRPr="00F54185">
        <w:rPr>
          <w:rFonts w:ascii="Cambria" w:eastAsia="Cambria" w:hAnsi="Cambria" w:cs="Cambria"/>
        </w:rPr>
        <w:tab/>
        <w:t xml:space="preserve">Three complementary research designs support the method adopted in this study. First, a descriptive design is used for Research Question 1. This design is appropriate because the study must document current inventory and financial management practices and describe the operational consequences of manual or fragmented processes in real SME settings. Descriptive inquiry is suitable when the goal is to present the characteristics of an existing condition as experienced by participants and observed in practice. Second, a developmental-evaluative design is used for Research Question 2. This design is appropriate for information technology studies that move from problem diagnosis to system planning, prototyping, refinement, and quantitative technical validation. In the present study, the developmental-evaluative design translates operational needs into system modules, user roles, data flows, and security safeguards, then uses structured validation ratings to determine whether the proposed framework and information security measures are appropriate for the intended SME environment. Prior research also indicates that meaningful user involvement contributes to higher system relevance and implementation success (Bano </w:t>
      </w:r>
      <w:r w:rsidRPr="00F54185">
        <w:rPr>
          <w:rFonts w:ascii="Cambria" w:eastAsia="Cambria" w:hAnsi="Cambria" w:cs="Cambria"/>
        </w:rPr>
        <w:lastRenderedPageBreak/>
        <w:t xml:space="preserve">et al., 2015). Third, an evaluative design is used for Research Question 3. After the prototype is developed and exposed to intended users, an evaluative design makes it possible to assess whether the system is acceptable and useful in the target setting. This is consistent with information systems acceptance literature, which emphasizes the importance of user perceptions, system characteristics, and performance benefits in determining likely adoption and continued use </w:t>
      </w:r>
    </w:p>
    <w:p w14:paraId="614CF8A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Overall, the selected framework is appropriate because it connects diagnosis, development, and evaluation within one coherent study. The design allows the researchers to begin with the actual problems faced by SMEs, convert those problems into technical requirements, and then determine whether the resulting system is acceptable for practical use.</w:t>
      </w:r>
    </w:p>
    <w:p w14:paraId="60EC23AA" w14:textId="77777777" w:rsidR="00AA1678" w:rsidRPr="00F54185" w:rsidRDefault="00AA1678">
      <w:pPr>
        <w:spacing w:line="480" w:lineRule="auto"/>
        <w:rPr>
          <w:rFonts w:ascii="Cambria" w:eastAsia="Cambria" w:hAnsi="Cambria" w:cs="Cambria"/>
        </w:rPr>
      </w:pPr>
    </w:p>
    <w:p w14:paraId="5E211A68" w14:textId="77777777" w:rsidR="00AA1678" w:rsidRPr="00F54185" w:rsidRDefault="00C96362">
      <w:pPr>
        <w:pStyle w:val="Heading1"/>
        <w:rPr>
          <w:rFonts w:ascii="Cambria" w:hAnsi="Cambria"/>
        </w:rPr>
        <w:pPrChange w:id="38" w:author="Evon Vergara" w:date="2026-04-14T03:03:00Z" w16du:dateUtc="2026-04-13T19:03:00Z">
          <w:pPr>
            <w:spacing w:line="480" w:lineRule="auto"/>
          </w:pPr>
        </w:pPrChange>
      </w:pPr>
      <w:bookmarkStart w:id="39" w:name="_Toc244036514"/>
      <w:r w:rsidRPr="00F54185">
        <w:rPr>
          <w:rFonts w:ascii="Cambria" w:hAnsi="Cambria"/>
        </w:rPr>
        <w:t>Sampling and Techniques</w:t>
      </w:r>
      <w:bookmarkEnd w:id="39"/>
    </w:p>
    <w:p w14:paraId="36FEE5F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This study uses non-probability purposive sampling, specifically criterion-based purposive sampling with elements of maximum variation sampling. The sampling technique is appropriate because the study requires participants who have direct and relevant experience in inventory monitoring, sales recording, financial reconciliation, and system use within SME operations, as well as qualified technical evaluators capable of assessing the proposed system framework and information security measures. Criterion-based purposive sampling ensures that all participants possess the characteristics necessary to answer the research questions, while maximum variation strengthens the study by including participants from the partner enterprise and from similar SMEs with comparable operational conditions (Palinkas et al., 2015). The main participant criteria are as follows: (1) for the interview phase, the participant is a business owner or manager of the partner SME or of a comparable SME; (2) for the survey phase, the participant is a business owner, manager, or </w:t>
      </w:r>
      <w:r w:rsidRPr="00F54185">
        <w:rPr>
          <w:rFonts w:ascii="Cambria" w:eastAsia="Cambria" w:hAnsi="Cambria" w:cs="Cambria"/>
        </w:rPr>
        <w:lastRenderedPageBreak/>
        <w:t>operations staff member involved in daily sales, inventory-related work, or financial reconciliation; and (3) for the technical validation phase, the participant is a qualified IT instructor, system developer, database specialist, or information systems practitioner capable of evaluating the appropriateness of the proposed system framework and security measures. Including participants from comparable SMEs broadens the empirical base of the study and reduces the risk of drawing conclusions from a single organizational context only. A case-oriented approach supported by comparable settings is appropriate when the study seeks to understand patterns across real-world environments rather than isolate variables in a laboratory setting (Crowe et al., 2011). The adequacy of the qualitative interview sample is supported by the information power of the selected respondents because interview participants are deliberately chosen for their managerial and decision-making relevance (Malterud et al., 2016). For the quantitative components, all identified operational respondents will be included in the baseline and acceptability surveys, while multiple qualified technical evaluators will be engaged to provide structured validation ratings for Research Question 2. Table 3.1 presents the distribution of participants.</w:t>
      </w:r>
    </w:p>
    <w:p w14:paraId="6BC91AEE" w14:textId="77777777" w:rsidR="00AA1678" w:rsidRPr="00F54185" w:rsidRDefault="00AA1678">
      <w:pPr>
        <w:spacing w:line="480" w:lineRule="auto"/>
        <w:ind w:firstLine="720"/>
        <w:rPr>
          <w:rFonts w:ascii="Cambria" w:eastAsia="Cambria" w:hAnsi="Cambria" w:cs="Cambria"/>
        </w:rPr>
      </w:pPr>
    </w:p>
    <w:p w14:paraId="1D1B1360" w14:textId="77777777" w:rsidR="00AA1678" w:rsidRPr="00F54185" w:rsidRDefault="00AA1678">
      <w:pPr>
        <w:spacing w:line="480" w:lineRule="auto"/>
        <w:ind w:firstLine="720"/>
        <w:rPr>
          <w:rFonts w:ascii="Cambria" w:eastAsia="Cambria" w:hAnsi="Cambria" w:cs="Cambria"/>
        </w:rPr>
      </w:pPr>
    </w:p>
    <w:p w14:paraId="32C3078B" w14:textId="77777777" w:rsidR="00AA1678" w:rsidRPr="00F54185" w:rsidRDefault="00AA1678">
      <w:pPr>
        <w:spacing w:line="480" w:lineRule="auto"/>
        <w:ind w:firstLine="720"/>
        <w:rPr>
          <w:rFonts w:ascii="Cambria" w:eastAsia="Cambria" w:hAnsi="Cambria" w:cs="Cambria"/>
        </w:rPr>
      </w:pPr>
    </w:p>
    <w:p w14:paraId="7F0525C6" w14:textId="77777777" w:rsidR="00AA1678" w:rsidRPr="00F54185" w:rsidRDefault="00AA1678">
      <w:pPr>
        <w:spacing w:line="480" w:lineRule="auto"/>
        <w:ind w:firstLine="720"/>
        <w:rPr>
          <w:rFonts w:ascii="Cambria" w:eastAsia="Cambria" w:hAnsi="Cambria" w:cs="Cambria"/>
        </w:rPr>
      </w:pPr>
    </w:p>
    <w:p w14:paraId="03872BAC" w14:textId="77777777" w:rsidR="00AA1678" w:rsidRPr="00F54185" w:rsidRDefault="00AA1678">
      <w:pPr>
        <w:spacing w:line="480" w:lineRule="auto"/>
        <w:ind w:firstLine="720"/>
        <w:rPr>
          <w:rFonts w:ascii="Cambria" w:eastAsia="Cambria" w:hAnsi="Cambria" w:cs="Cambria"/>
        </w:rPr>
      </w:pPr>
    </w:p>
    <w:p w14:paraId="73A31A02" w14:textId="77777777" w:rsidR="00AA1678" w:rsidRPr="00F54185" w:rsidRDefault="00AA1678">
      <w:pPr>
        <w:spacing w:line="480" w:lineRule="auto"/>
        <w:ind w:firstLine="720"/>
        <w:rPr>
          <w:rFonts w:ascii="Cambria" w:eastAsia="Cambria" w:hAnsi="Cambria" w:cs="Cambria"/>
        </w:rPr>
      </w:pPr>
    </w:p>
    <w:p w14:paraId="5329A53A" w14:textId="77777777" w:rsidR="00AA1678" w:rsidRPr="00F54185" w:rsidRDefault="00AA1678">
      <w:pPr>
        <w:spacing w:line="480" w:lineRule="auto"/>
        <w:ind w:firstLine="720"/>
        <w:rPr>
          <w:rFonts w:ascii="Cambria" w:eastAsia="Cambria" w:hAnsi="Cambria" w:cs="Cambria"/>
        </w:rPr>
      </w:pPr>
    </w:p>
    <w:p w14:paraId="7FB48E7D" w14:textId="77777777" w:rsidR="00AA1678" w:rsidRPr="00F54185" w:rsidRDefault="00AA1678">
      <w:pPr>
        <w:spacing w:line="480" w:lineRule="auto"/>
        <w:ind w:firstLine="720"/>
        <w:rPr>
          <w:rFonts w:ascii="Cambria" w:eastAsia="Cambria" w:hAnsi="Cambria" w:cs="Cambria"/>
        </w:rPr>
      </w:pPr>
    </w:p>
    <w:tbl>
      <w:tblPr>
        <w:tblStyle w:val="a3"/>
        <w:tblW w:w="6301" w:type="dxa"/>
        <w:jc w:val="center"/>
        <w:tblInd w:w="0" w:type="dxa"/>
        <w:tblLayout w:type="fixed"/>
        <w:tblLook w:val="0400" w:firstRow="0" w:lastRow="0" w:firstColumn="0" w:lastColumn="0" w:noHBand="0" w:noVBand="1"/>
      </w:tblPr>
      <w:tblGrid>
        <w:gridCol w:w="3742"/>
        <w:gridCol w:w="2559"/>
      </w:tblGrid>
      <w:tr w:rsidR="00AA1678" w:rsidRPr="00F54185" w14:paraId="1480212E"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CB4B3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lastRenderedPageBreak/>
              <w:t>Participant Category</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270DA"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Number of Participants</w:t>
            </w:r>
          </w:p>
        </w:tc>
      </w:tr>
      <w:tr w:rsidR="00AA1678" w:rsidRPr="00F54185" w14:paraId="1E89470C"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85AE3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Client Business Owner/Manager</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7938EA"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1</w:t>
            </w:r>
          </w:p>
        </w:tc>
      </w:tr>
      <w:tr w:rsidR="00AA1678" w:rsidRPr="00F54185" w14:paraId="28A19D32"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77494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Client Operations Staff</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42682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5</w:t>
            </w:r>
          </w:p>
        </w:tc>
      </w:tr>
      <w:tr w:rsidR="00AA1678" w:rsidRPr="00F54185" w14:paraId="40D1E816"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184D8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Owners/Managers from Similar SMEs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62D6A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4</w:t>
            </w:r>
          </w:p>
        </w:tc>
      </w:tr>
      <w:tr w:rsidR="00AA1678" w:rsidRPr="00F54185" w14:paraId="41FC8B42"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C173E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Operations Staff from Similar SMEs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882B93"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8</w:t>
            </w:r>
          </w:p>
        </w:tc>
      </w:tr>
      <w:tr w:rsidR="00AA1678" w:rsidRPr="00F54185" w14:paraId="64383A9E"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77293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Technical Validators/IT Experts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73D17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3</w:t>
            </w:r>
          </w:p>
        </w:tc>
      </w:tr>
      <w:tr w:rsidR="00AA1678" w:rsidRPr="00F54185" w14:paraId="7ACE4501"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D9E8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Total Participants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28A1A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21</w:t>
            </w:r>
          </w:p>
        </w:tc>
      </w:tr>
    </w:tbl>
    <w:p w14:paraId="563A2030" w14:textId="77777777" w:rsidR="00AA1678" w:rsidRPr="00F54185" w:rsidRDefault="00C96362">
      <w:pPr>
        <w:spacing w:line="480" w:lineRule="auto"/>
        <w:jc w:val="center"/>
        <w:rPr>
          <w:rFonts w:ascii="Cambria" w:eastAsia="Cambria" w:hAnsi="Cambria" w:cs="Cambria"/>
        </w:rPr>
      </w:pPr>
      <w:bookmarkStart w:id="40" w:name="kodigo_table_3_1"/>
      <w:r w:rsidRPr="00F54185">
        <w:rPr>
          <w:rFonts w:ascii="Cambria" w:eastAsia="Cambria" w:hAnsi="Cambria" w:cs="Cambria"/>
          <w:b/>
          <w:bCs/>
        </w:rPr>
        <w:t>Table 3.1. Sample Distribution of Participants</w:t>
      </w:r>
      <w:bookmarkEnd w:id="40"/>
    </w:p>
    <w:p w14:paraId="0EF1AFC7" w14:textId="77777777" w:rsidR="00AA1678" w:rsidRPr="004227DB" w:rsidRDefault="00C96362">
      <w:pPr>
        <w:spacing w:line="480" w:lineRule="auto"/>
        <w:rPr>
          <w:rFonts w:ascii="Cambria" w:eastAsia="Cambria" w:hAnsi="Cambria" w:cs="Cambria"/>
        </w:rPr>
      </w:pPr>
      <w:r w:rsidRPr="00F54185">
        <w:rPr>
          <w:rFonts w:ascii="Cambria" w:eastAsia="Cambria" w:hAnsi="Cambria" w:cs="Cambria"/>
        </w:rPr>
        <w:t>The distribution reflects the study’s intent to capture both managerial and operational perspectives through different instruments. Owners and managers will serve as the qualitative interview informants, contributing strategic, supervisory, and decision-making perspectives on inventory monitoring, reconciliation practices, and business inefficiencies. Owners/managers and operations staff will participate in the quantitative surveys to provide baseline and post-implementation data regarding operational practices and system acceptability. The technical validators/IT experts will separately provide quantitative ratings on whether the proposed architecture and security controls are appropriate for SME use. This combination supports the qualitative diagnosis of operational problems, the quantitative evaluation of the system framework and information security measures, and the quantitative evaluation of acceptability.</w:t>
      </w:r>
    </w:p>
    <w:p w14:paraId="68F10CB4" w14:textId="77777777" w:rsidR="00AA1678" w:rsidRPr="00F54185" w:rsidRDefault="00C96362">
      <w:pPr>
        <w:pStyle w:val="Heading1"/>
        <w:rPr>
          <w:rFonts w:ascii="Cambria" w:hAnsi="Cambria"/>
        </w:rPr>
        <w:pPrChange w:id="41" w:author="Evon Vergara" w:date="2026-04-14T03:03:00Z" w16du:dateUtc="2026-04-13T19:03:00Z">
          <w:pPr>
            <w:spacing w:line="480" w:lineRule="auto"/>
          </w:pPr>
        </w:pPrChange>
      </w:pPr>
      <w:bookmarkStart w:id="42" w:name="_Toc244036515"/>
      <w:r w:rsidRPr="00F54185">
        <w:rPr>
          <w:rFonts w:ascii="Cambria" w:hAnsi="Cambria"/>
        </w:rPr>
        <w:lastRenderedPageBreak/>
        <w:t>Data Gathering Tools and Techniques</w:t>
      </w:r>
      <w:bookmarkEnd w:id="42"/>
    </w:p>
    <w:p w14:paraId="0281441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Data gathering in this study is organized according to the method assigned to each research question. Separate instruments were prepared for qualitative inquiry, baseline quantitative profiling, and post-implementation system evaluation. To maintain methodological clarity, the tools refer to the instruments used to collect information, while the techniques refer to the procedures through which those instruments are administered.</w:t>
      </w:r>
    </w:p>
    <w:p w14:paraId="341CD827" w14:textId="77777777" w:rsidR="00AA1678" w:rsidRPr="00F54185" w:rsidRDefault="00AA1678">
      <w:pPr>
        <w:spacing w:line="480" w:lineRule="auto"/>
        <w:rPr>
          <w:rFonts w:ascii="Cambria" w:eastAsia="Cambria" w:hAnsi="Cambria" w:cs="Cambria"/>
        </w:rPr>
      </w:pPr>
    </w:p>
    <w:p w14:paraId="519D2EC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b/>
          <w:bCs/>
        </w:rPr>
        <w:t>Data Gathering Tools</w:t>
      </w:r>
    </w:p>
    <w:p w14:paraId="16196F2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Semi-Structured Interview Guide. </w:t>
      </w:r>
      <w:r w:rsidRPr="00F54185">
        <w:rPr>
          <w:rFonts w:ascii="Cambria" w:eastAsia="Cambria" w:hAnsi="Cambria" w:cs="Cambria"/>
        </w:rPr>
        <w:t>This instrument will be used with business owners/managers only to obtain detailed descriptions of current workflows, recurring stock discrepancies, reconciliation delays, cost implications, and decision-making challenges. Semi-structured interviews are appropriate because they provide consistent topics while leaving room for participants to elaborate on managerial realities and contextual issues (Kallio et al., 2016). The tool supports the qualitative component of Research Question 1.</w:t>
      </w:r>
    </w:p>
    <w:p w14:paraId="68C8F3B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Baseline Operational Questionnaire. </w:t>
      </w:r>
      <w:r w:rsidRPr="00F54185">
        <w:rPr>
          <w:rFonts w:ascii="Cambria" w:eastAsia="Cambria" w:hAnsi="Cambria" w:cs="Cambria"/>
        </w:rPr>
        <w:t>This structured questionnaire will be administered before prototype deployment to obtain quantitative information about current inventory tracking methods, the occurrence of discrepancies, reconciliation time, and perceived operational delays. The tool supports the quantitative component of Research Question 1 by describing the baseline condition of participating SMEs in a form that can be summarized statistically and visually.</w:t>
      </w:r>
    </w:p>
    <w:p w14:paraId="003BA70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System Acceptability Survey. </w:t>
      </w:r>
      <w:r w:rsidRPr="00F54185">
        <w:rPr>
          <w:rFonts w:ascii="Cambria" w:eastAsia="Cambria" w:hAnsi="Cambria" w:cs="Cambria"/>
        </w:rPr>
        <w:t xml:space="preserve">This post-implementation survey will be accomplished by intended users after interacting with the prototype. The instrument measures the proposed system in terms of cost-effectiveness, system reliability, operational efficiency, and security. These dimensions are aligned with information systems success and software quality </w:t>
      </w:r>
      <w:r w:rsidRPr="00F54185">
        <w:rPr>
          <w:rFonts w:ascii="Cambria" w:eastAsia="Cambria" w:hAnsi="Cambria" w:cs="Cambria"/>
        </w:rPr>
        <w:lastRenderedPageBreak/>
        <w:t>literature, particularly system quality, net benefits, reliability, and security considerations (International Organization for Standardization &amp; International Electrotechnical Commission, 2023). This tool directly supports Research Question 3.</w:t>
      </w:r>
    </w:p>
    <w:p w14:paraId="0B846E3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Technical Validation Survey. </w:t>
      </w:r>
      <w:r w:rsidRPr="00F54185">
        <w:rPr>
          <w:rFonts w:ascii="Cambria" w:eastAsia="Cambria" w:hAnsi="Cambria" w:cs="Cambria"/>
        </w:rPr>
        <w:t>This structured survey will be accomplished by qualified technical evaluators to examine whether the prototype’s framework and security controls are appropriate for a cloud-based SME environment. The instrument focuses on authentication, role-based access control, data integrity, centralized synchronization, and secure data handling, and it supports Research Question 2 through quantitative validation ratings.</w:t>
      </w:r>
    </w:p>
    <w:p w14:paraId="72845126" w14:textId="77777777" w:rsidR="001F1B68" w:rsidRDefault="007975B6">
      <w:pPr>
        <w:pStyle w:val="Heading1"/>
        <w:keepNext/>
        <w:spacing w:before="240" w:after="120" w:line="300" w:lineRule="auto"/>
      </w:pPr>
      <w:bookmarkStart w:id="43" w:name="_Toc244036516"/>
      <w:r>
        <w:rPr>
          <w:rFonts w:ascii="Cambria" w:hAnsi="Cambria"/>
          <w:color w:val="000000"/>
        </w:rPr>
        <w:t>Implementation Verification Supplement</w:t>
      </w:r>
      <w:bookmarkEnd w:id="43"/>
    </w:p>
    <w:p w14:paraId="592A16FB" w14:textId="77777777" w:rsidR="001F1B68" w:rsidRDefault="007975B6">
      <w:pPr>
        <w:spacing w:line="480" w:lineRule="auto"/>
        <w:ind w:firstLine="720"/>
        <w:rPr>
          <w:rFonts w:ascii="Cambria" w:eastAsia="Cambria" w:hAnsi="Cambria" w:cs="Cambria"/>
        </w:rPr>
      </w:pPr>
      <w:r>
        <w:rPr>
          <w:rFonts w:ascii="Cambria" w:hAnsi="Cambria"/>
          <w:color w:val="000000"/>
        </w:rPr>
        <w:t>An AI-assisted technical assessment was conducted on 27 October 2026 to examine the implemented framework and information security measures against the four criteria of Research Question 2. Evidence consisted of source-code inspection, local compilation and unit tests, browser route checks, live database configuration, controlled database scenarios, HTTPS requests, and the Supabase Security Advisor. Expected behavior was specified for each scenario before interpreting its result. The assessment used the labels passed, failed, inspected, and not tested; it did not convert technical outcomes into questionnaire ratings.</w:t>
      </w:r>
    </w:p>
    <w:p w14:paraId="3EC07360" w14:textId="77777777" w:rsidR="001F1B68" w:rsidRDefault="007975B6">
      <w:pPr>
        <w:spacing w:line="480" w:lineRule="auto"/>
        <w:ind w:firstLine="720"/>
        <w:rPr>
          <w:rFonts w:ascii="Cambria" w:eastAsia="Cambria" w:hAnsi="Cambria" w:cs="Cambria"/>
        </w:rPr>
      </w:pPr>
      <w:r>
        <w:rPr>
          <w:rFonts w:ascii="Cambria" w:hAnsi="Cambria"/>
          <w:color w:val="000000"/>
        </w:rPr>
        <w:t>The controlled database checks used generated test identities and records within a subtransaction that was deliberately rolled back. PostgreSQL roles and JWT claims simulated authorization contexts; these checks did not issue Auth sessions or perform a real authenticator-code challenge. The expert survey described in Table 3.1 remains a separate evaluation strand. Its respondent counts, mean ratings, and standard deviations are not supplied by this implementation-verification exercise. The evidence therefore supports a technical assessment of RQ2 rather than a claim of completed expert-survey validation.</w:t>
      </w:r>
    </w:p>
    <w:p w14:paraId="7816FBB2" w14:textId="77777777" w:rsidR="00AA1678" w:rsidRPr="00F54185" w:rsidRDefault="00AA1678">
      <w:pPr>
        <w:spacing w:line="480" w:lineRule="auto"/>
        <w:rPr>
          <w:rFonts w:ascii="Cambria" w:eastAsia="Cambria" w:hAnsi="Cambria" w:cs="Cambria"/>
        </w:rPr>
      </w:pPr>
    </w:p>
    <w:p w14:paraId="24C2C2F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Data Gathering Techniques</w:t>
      </w:r>
    </w:p>
    <w:p w14:paraId="5EBF505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Semi-Structured Interviewing. </w:t>
      </w:r>
      <w:r w:rsidRPr="00F54185">
        <w:rPr>
          <w:rFonts w:ascii="Cambria" w:eastAsia="Cambria" w:hAnsi="Cambria" w:cs="Cambria"/>
        </w:rPr>
        <w:t>The researchers will conduct guided interviews with business owners/managers only. This technique is suited to eliciting detailed explanations of how manual or fragmented processes affect managerial oversight, operational control, reconciliation practices, and business decision-making.</w:t>
      </w:r>
    </w:p>
    <w:p w14:paraId="6C79A05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Survey Administration. </w:t>
      </w:r>
      <w:r w:rsidRPr="00F54185">
        <w:rPr>
          <w:rFonts w:ascii="Cambria" w:eastAsia="Cambria" w:hAnsi="Cambria" w:cs="Cambria"/>
        </w:rPr>
        <w:t>Structured questionnaires will be administered before and after implementation. Pre-implementation survey administration captures baseline operational indicators, while post-implementation survey administration captures user judgments about the prototype.</w:t>
      </w:r>
    </w:p>
    <w:p w14:paraId="11095D8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Guided Prototype Evaluation. </w:t>
      </w:r>
      <w:r w:rsidRPr="00F54185">
        <w:rPr>
          <w:rFonts w:ascii="Cambria" w:eastAsia="Cambria" w:hAnsi="Cambria" w:cs="Cambria"/>
        </w:rPr>
        <w:t>After development, selected users will perform common tasks such as logging in, processing sales, updating inventory records, and viewing reports. This technique ensures that respondents evaluate the system after direct interaction rather than through abstract description alone.</w:t>
      </w:r>
    </w:p>
    <w:p w14:paraId="2F5522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Technical Validation Survey Administration. </w:t>
      </w:r>
      <w:r w:rsidRPr="00F54185">
        <w:rPr>
          <w:rFonts w:ascii="Cambria" w:eastAsia="Cambria" w:hAnsi="Cambria" w:cs="Cambria"/>
        </w:rPr>
        <w:t>Qualified technical evaluators will review the prototype using the structured validation survey to assess the appropriateness of the system framework and information security measures.</w:t>
      </w:r>
    </w:p>
    <w:p w14:paraId="70217BD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The combination of interviews, surveys, guided system use, and technical validation is appropriate because it produces rich qualitative descriptions and measurable quantitative evidence. In this study, the interviews with business owners/managers provide managerial and decision-oriented qualitative insights, while the baseline operational questionnaire, technical validation survey, and system acceptability survey provide quantitative evidence regarding baseline conditions, framework appropriateness, and system acceptability. This combination reflects the integrative logic of mixed-method studies in which qualitative data </w:t>
      </w:r>
      <w:r w:rsidRPr="00F54185">
        <w:rPr>
          <w:rFonts w:ascii="Cambria" w:eastAsia="Cambria" w:hAnsi="Cambria" w:cs="Cambria"/>
        </w:rPr>
        <w:lastRenderedPageBreak/>
        <w:t>explain the nature of a problem and quantitative data support description and evaluation (Creswell &amp; Plano Clark, 2017; Fetters et al., 2013).</w:t>
      </w:r>
    </w:p>
    <w:p w14:paraId="4F985A71" w14:textId="77777777" w:rsidR="00AA1678" w:rsidRPr="00F54185" w:rsidRDefault="00AA1678">
      <w:pPr>
        <w:spacing w:line="480" w:lineRule="auto"/>
        <w:rPr>
          <w:rFonts w:ascii="Cambria" w:eastAsia="Cambria" w:hAnsi="Cambria" w:cs="Cambria"/>
        </w:rPr>
      </w:pPr>
    </w:p>
    <w:p w14:paraId="22D28695" w14:textId="77777777" w:rsidR="00AA1678" w:rsidRPr="00F54185" w:rsidRDefault="00AA1678">
      <w:pPr>
        <w:spacing w:line="480" w:lineRule="auto"/>
        <w:rPr>
          <w:rFonts w:ascii="Cambria" w:eastAsia="Cambria" w:hAnsi="Cambria" w:cs="Cambria"/>
          <w:b/>
          <w:bCs/>
        </w:rPr>
      </w:pPr>
    </w:p>
    <w:p w14:paraId="0181BA54" w14:textId="77777777" w:rsidR="00AA1678" w:rsidRPr="00F54185" w:rsidRDefault="00AA1678">
      <w:pPr>
        <w:spacing w:line="480" w:lineRule="auto"/>
        <w:rPr>
          <w:rFonts w:ascii="Cambria" w:eastAsia="Cambria" w:hAnsi="Cambria" w:cs="Cambria"/>
          <w:b/>
          <w:bCs/>
        </w:rPr>
      </w:pPr>
    </w:p>
    <w:p w14:paraId="68D5E4D5" w14:textId="77777777" w:rsidR="00AA1678" w:rsidRPr="00F54185" w:rsidRDefault="00AA1678">
      <w:pPr>
        <w:spacing w:line="480" w:lineRule="auto"/>
        <w:rPr>
          <w:rFonts w:ascii="Cambria" w:eastAsia="Cambria" w:hAnsi="Cambria" w:cs="Cambria"/>
          <w:b/>
          <w:bCs/>
        </w:rPr>
      </w:pPr>
    </w:p>
    <w:p w14:paraId="70B8A1AF" w14:textId="77777777" w:rsidR="00AA1678" w:rsidRPr="00F54185" w:rsidRDefault="00AA1678">
      <w:pPr>
        <w:spacing w:line="480" w:lineRule="auto"/>
        <w:rPr>
          <w:rFonts w:ascii="Cambria" w:eastAsia="Cambria" w:hAnsi="Cambria" w:cs="Cambria"/>
          <w:b/>
          <w:bCs/>
        </w:rPr>
      </w:pPr>
    </w:p>
    <w:p w14:paraId="761FA7DD" w14:textId="77777777" w:rsidR="00AA1678" w:rsidRPr="00F54185" w:rsidRDefault="00AA1678">
      <w:pPr>
        <w:spacing w:line="480" w:lineRule="auto"/>
        <w:rPr>
          <w:rFonts w:ascii="Cambria" w:eastAsia="Cambria" w:hAnsi="Cambria" w:cs="Cambria"/>
          <w:b/>
          <w:bCs/>
        </w:rPr>
      </w:pPr>
    </w:p>
    <w:p w14:paraId="3777BBB4" w14:textId="77777777" w:rsidR="00AA1678" w:rsidRPr="00F54185" w:rsidRDefault="00AA1678">
      <w:pPr>
        <w:spacing w:line="480" w:lineRule="auto"/>
        <w:rPr>
          <w:rFonts w:ascii="Cambria" w:eastAsia="Cambria" w:hAnsi="Cambria" w:cs="Cambria"/>
          <w:b/>
          <w:bCs/>
        </w:rPr>
      </w:pPr>
    </w:p>
    <w:p w14:paraId="0768A9F5" w14:textId="77777777" w:rsidR="00AA1678" w:rsidRPr="00F54185" w:rsidRDefault="00AA1678">
      <w:pPr>
        <w:spacing w:line="480" w:lineRule="auto"/>
        <w:rPr>
          <w:rFonts w:ascii="Cambria" w:eastAsia="Cambria" w:hAnsi="Cambria" w:cs="Cambria"/>
          <w:b/>
          <w:bCs/>
        </w:rPr>
      </w:pPr>
    </w:p>
    <w:p w14:paraId="554CCD02" w14:textId="77777777" w:rsidR="00AA1678" w:rsidRPr="00F54185" w:rsidRDefault="00AA1678">
      <w:pPr>
        <w:spacing w:line="480" w:lineRule="auto"/>
        <w:rPr>
          <w:rFonts w:ascii="Cambria" w:eastAsia="Cambria" w:hAnsi="Cambria" w:cs="Cambria"/>
          <w:b/>
          <w:bCs/>
        </w:rPr>
      </w:pPr>
    </w:p>
    <w:p w14:paraId="7E61979F" w14:textId="77777777" w:rsidR="007B70AD" w:rsidRPr="00F54185" w:rsidRDefault="007B70AD">
      <w:pPr>
        <w:spacing w:line="480" w:lineRule="auto"/>
        <w:rPr>
          <w:rFonts w:ascii="Cambria" w:eastAsia="Cambria" w:hAnsi="Cambria" w:cs="Cambria"/>
          <w:b/>
          <w:bCs/>
        </w:rPr>
      </w:pPr>
    </w:p>
    <w:p w14:paraId="01029D0F" w14:textId="77777777" w:rsidR="007B70AD" w:rsidRPr="00F54185" w:rsidRDefault="007B70AD">
      <w:pPr>
        <w:spacing w:line="480" w:lineRule="auto"/>
        <w:rPr>
          <w:rFonts w:ascii="Cambria" w:eastAsia="Cambria" w:hAnsi="Cambria" w:cs="Cambria"/>
          <w:b/>
          <w:bCs/>
        </w:rPr>
      </w:pPr>
    </w:p>
    <w:p w14:paraId="5C500A4F" w14:textId="77777777" w:rsidR="00AA1678" w:rsidRPr="00F54185" w:rsidRDefault="00AA1678">
      <w:pPr>
        <w:spacing w:line="480" w:lineRule="auto"/>
        <w:rPr>
          <w:rFonts w:ascii="Cambria" w:eastAsia="Cambria" w:hAnsi="Cambria" w:cs="Cambria"/>
          <w:b/>
          <w:bCs/>
        </w:rPr>
      </w:pPr>
    </w:p>
    <w:p w14:paraId="05A86BF2" w14:textId="77777777" w:rsidR="00AA1678" w:rsidRPr="00F54185" w:rsidRDefault="00C96362">
      <w:pPr>
        <w:pStyle w:val="Heading1"/>
        <w:rPr>
          <w:rFonts w:ascii="Cambria" w:hAnsi="Cambria"/>
        </w:rPr>
        <w:pPrChange w:id="44" w:author="Evon Vergara" w:date="2026-04-14T03:03:00Z" w16du:dateUtc="2026-04-13T19:03:00Z">
          <w:pPr>
            <w:spacing w:line="480" w:lineRule="auto"/>
          </w:pPr>
        </w:pPrChange>
      </w:pPr>
      <w:bookmarkStart w:id="45" w:name="_Toc244036517"/>
      <w:r w:rsidRPr="00F54185">
        <w:rPr>
          <w:rFonts w:ascii="Cambria" w:hAnsi="Cambria"/>
        </w:rPr>
        <w:t>Procedures for Data Collection</w:t>
      </w:r>
      <w:bookmarkEnd w:id="45"/>
    </w:p>
    <w:p w14:paraId="2941C96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data collection procedure was carried out in three major phases to ensure the systematic gathering of both qualitative and quantitative data needed to address the study objectives. These phases included the pre-implementation phase, the system development and controlled deployment phase, and the post-implementation phase. This step-by-step procedure enabled the researchers to first examine the existing operational practices of the selected SME partner organization, then develop and deploy the proposed system in a controlled setting, and finally assess its acceptability and potential contribution to improving decision-making efficiency.</w:t>
      </w:r>
    </w:p>
    <w:p w14:paraId="5BD9425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 </w:t>
      </w:r>
      <w:r w:rsidRPr="00F54185">
        <w:rPr>
          <w:rFonts w:ascii="Cambria" w:eastAsia="Cambria" w:hAnsi="Cambria" w:cs="Cambria"/>
          <w:b/>
          <w:bCs/>
        </w:rPr>
        <w:t>Pre-Implementation Phase</w:t>
      </w:r>
    </w:p>
    <w:p w14:paraId="38D4264E"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lastRenderedPageBreak/>
        <w:t>• Coordinate with the selected SME partner organization in Cebu City and secure permission to conduct the study.</w:t>
      </w:r>
    </w:p>
    <w:p w14:paraId="3DCE587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Conduct preliminary interviews with the business owner/manager of the partner SME and the owners/managers of selected comparable SMEs to identify key operational bottlenecks, reconciliation issues, and decision-making challenges related to inventory monitoring, sales recording, and financial reconciliation.</w:t>
      </w:r>
    </w:p>
    <w:p w14:paraId="30250781"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pre-implementation questionnaire to gather baseline quantitative data on current tracking methods, reconciliation practices, and operational delays.</w:t>
      </w:r>
    </w:p>
    <w:p w14:paraId="179DA8C5"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Consolidate and review the qualitative and quantitative baseline results to identify operational bottlenecks and translate them into system requirements.</w:t>
      </w:r>
    </w:p>
    <w:p w14:paraId="16605D4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w:t>
      </w:r>
      <w:r w:rsidRPr="00F54185">
        <w:rPr>
          <w:rFonts w:ascii="Cambria" w:eastAsia="Cambria" w:hAnsi="Cambria" w:cs="Cambria"/>
          <w:b/>
          <w:bCs/>
        </w:rPr>
        <w:t>System Development and Controlled Deployment</w:t>
      </w:r>
    </w:p>
    <w:p w14:paraId="09E7C3E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Develop the proposed Cloud-Based Inventory and Financial Management System using the Agile development methodology.</w:t>
      </w:r>
    </w:p>
    <w:p w14:paraId="1B53AE4B"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Deploy the functional prototype in a controlled testing environment within the partner organization.</w:t>
      </w:r>
    </w:p>
    <w:p w14:paraId="74523541"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Allow selected users to perform representative tasks such as recording sales transactions, updating inventory records, and viewing operational reports.</w:t>
      </w:r>
    </w:p>
    <w:p w14:paraId="10D1FFC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w:t>
      </w:r>
      <w:r w:rsidRPr="00F54185">
        <w:rPr>
          <w:rFonts w:ascii="Cambria" w:eastAsia="Cambria" w:hAnsi="Cambria" w:cs="Cambria"/>
          <w:b/>
          <w:bCs/>
        </w:rPr>
        <w:t>Post-Implementation Phase</w:t>
      </w:r>
    </w:p>
    <w:p w14:paraId="634EC7E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System Acceptability Survey after the evaluation period to measure cost-effectiveness, system reliability, operational efficiency, and security.</w:t>
      </w:r>
    </w:p>
    <w:p w14:paraId="60584C8C"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Technical Validation Survey to qualified technical evaluators to obtain quantitative ratings on the appropriateness of the system framework and information security measures.</w:t>
      </w:r>
    </w:p>
    <w:p w14:paraId="367D9052" w14:textId="77777777" w:rsidR="00AA1678" w:rsidRPr="00F54185" w:rsidRDefault="00C96362">
      <w:pPr>
        <w:spacing w:line="480" w:lineRule="auto"/>
        <w:ind w:left="720"/>
        <w:rPr>
          <w:rFonts w:ascii="Cambria" w:eastAsia="Cambria" w:hAnsi="Cambria" w:cs="Cambria"/>
          <w:b/>
          <w:bCs/>
        </w:rPr>
      </w:pPr>
      <w:r w:rsidRPr="00F54185">
        <w:rPr>
          <w:rFonts w:ascii="Cambria" w:eastAsia="Cambria" w:hAnsi="Cambria" w:cs="Cambria"/>
        </w:rPr>
        <w:lastRenderedPageBreak/>
        <w:t>• Compile and analyze the collected data to determine the extent to which the proposed system can improve decision-making efficiency in the SME environment.</w:t>
      </w:r>
      <w:r w:rsidRPr="00F54185">
        <w:rPr>
          <w:rFonts w:ascii="Cambria" w:eastAsia="Cambria" w:hAnsi="Cambria" w:cs="Cambria"/>
          <w:b/>
          <w:bCs/>
        </w:rPr>
        <w:t> </w:t>
      </w:r>
    </w:p>
    <w:p w14:paraId="0A165E21" w14:textId="77777777" w:rsidR="00AA1678" w:rsidRPr="00F54185" w:rsidRDefault="00AA1678">
      <w:pPr>
        <w:spacing w:line="480" w:lineRule="auto"/>
        <w:ind w:left="720"/>
        <w:rPr>
          <w:rFonts w:ascii="Cambria" w:eastAsia="Cambria" w:hAnsi="Cambria" w:cs="Cambria"/>
        </w:rPr>
      </w:pPr>
    </w:p>
    <w:p w14:paraId="1725BE48" w14:textId="77777777" w:rsidR="00AA1678" w:rsidRPr="00F54185" w:rsidRDefault="00AA1678">
      <w:pPr>
        <w:spacing w:line="480" w:lineRule="auto"/>
        <w:ind w:left="720"/>
        <w:rPr>
          <w:rFonts w:ascii="Cambria" w:eastAsia="Cambria" w:hAnsi="Cambria" w:cs="Cambria"/>
        </w:rPr>
      </w:pPr>
    </w:p>
    <w:p w14:paraId="1E017CAB" w14:textId="77777777" w:rsidR="00AA1678" w:rsidRPr="00F54185" w:rsidRDefault="00AA1678">
      <w:pPr>
        <w:spacing w:line="480" w:lineRule="auto"/>
        <w:ind w:left="720"/>
        <w:rPr>
          <w:rFonts w:ascii="Cambria" w:eastAsia="Cambria" w:hAnsi="Cambria" w:cs="Cambria"/>
        </w:rPr>
      </w:pPr>
    </w:p>
    <w:p w14:paraId="3A185B8D" w14:textId="77777777" w:rsidR="00AA1678" w:rsidRPr="00F54185" w:rsidRDefault="00AA1678">
      <w:pPr>
        <w:spacing w:line="480" w:lineRule="auto"/>
        <w:ind w:left="720"/>
        <w:rPr>
          <w:rFonts w:ascii="Cambria" w:eastAsia="Cambria" w:hAnsi="Cambria" w:cs="Cambria"/>
        </w:rPr>
      </w:pPr>
    </w:p>
    <w:p w14:paraId="537D093D" w14:textId="77777777" w:rsidR="00AA1678" w:rsidRPr="00F54185" w:rsidRDefault="00AA1678">
      <w:pPr>
        <w:spacing w:line="480" w:lineRule="auto"/>
        <w:ind w:left="720"/>
        <w:rPr>
          <w:rFonts w:ascii="Cambria" w:eastAsia="Cambria" w:hAnsi="Cambria" w:cs="Cambria"/>
        </w:rPr>
      </w:pPr>
    </w:p>
    <w:p w14:paraId="7ED83AE7" w14:textId="77777777" w:rsidR="00AA1678" w:rsidRPr="00F54185" w:rsidRDefault="00AA1678">
      <w:pPr>
        <w:spacing w:line="480" w:lineRule="auto"/>
        <w:ind w:left="720"/>
        <w:rPr>
          <w:rFonts w:ascii="Cambria" w:eastAsia="Cambria" w:hAnsi="Cambria" w:cs="Cambria"/>
        </w:rPr>
      </w:pPr>
    </w:p>
    <w:p w14:paraId="4858B6A4" w14:textId="77777777" w:rsidR="00AA1678" w:rsidRPr="00F54185" w:rsidRDefault="00AA1678">
      <w:pPr>
        <w:spacing w:line="480" w:lineRule="auto"/>
        <w:ind w:left="720"/>
        <w:rPr>
          <w:rFonts w:ascii="Cambria" w:eastAsia="Cambria" w:hAnsi="Cambria" w:cs="Cambria"/>
        </w:rPr>
      </w:pPr>
    </w:p>
    <w:p w14:paraId="0E637BD6" w14:textId="77777777" w:rsidR="00AA1678" w:rsidRPr="00F54185" w:rsidRDefault="00AA1678">
      <w:pPr>
        <w:spacing w:line="480" w:lineRule="auto"/>
        <w:ind w:left="720"/>
        <w:rPr>
          <w:rFonts w:ascii="Cambria" w:eastAsia="Cambria" w:hAnsi="Cambria" w:cs="Cambria"/>
        </w:rPr>
      </w:pPr>
    </w:p>
    <w:p w14:paraId="19927472" w14:textId="77777777" w:rsidR="00AA1678" w:rsidRPr="00F54185" w:rsidRDefault="00AA1678">
      <w:pPr>
        <w:spacing w:line="480" w:lineRule="auto"/>
        <w:ind w:left="720"/>
        <w:rPr>
          <w:rFonts w:ascii="Cambria" w:eastAsia="Cambria" w:hAnsi="Cambria" w:cs="Cambria"/>
        </w:rPr>
      </w:pPr>
    </w:p>
    <w:p w14:paraId="2289F9A1" w14:textId="77777777" w:rsidR="00AA1678" w:rsidRPr="00F54185" w:rsidRDefault="00AA1678">
      <w:pPr>
        <w:spacing w:line="480" w:lineRule="auto"/>
        <w:ind w:left="720"/>
        <w:rPr>
          <w:rFonts w:ascii="Cambria" w:eastAsia="Cambria" w:hAnsi="Cambria" w:cs="Cambria"/>
        </w:rPr>
      </w:pPr>
    </w:p>
    <w:p w14:paraId="223A6284" w14:textId="77777777" w:rsidR="00AA1678" w:rsidRPr="00F54185" w:rsidRDefault="00AA1678">
      <w:pPr>
        <w:spacing w:line="480" w:lineRule="auto"/>
        <w:ind w:left="720"/>
        <w:rPr>
          <w:rFonts w:ascii="Cambria" w:eastAsia="Cambria" w:hAnsi="Cambria" w:cs="Cambria"/>
        </w:rPr>
      </w:pPr>
    </w:p>
    <w:p w14:paraId="34E2314E" w14:textId="77777777" w:rsidR="00AA1678" w:rsidRPr="00F54185" w:rsidRDefault="00AA1678">
      <w:pPr>
        <w:spacing w:line="480" w:lineRule="auto"/>
        <w:ind w:left="720"/>
        <w:rPr>
          <w:rFonts w:ascii="Cambria" w:eastAsia="Cambria" w:hAnsi="Cambria" w:cs="Cambria"/>
        </w:rPr>
      </w:pPr>
    </w:p>
    <w:p w14:paraId="648A3E86" w14:textId="77777777" w:rsidR="00AA1678" w:rsidRPr="00F54185" w:rsidRDefault="00C96362">
      <w:pPr>
        <w:pStyle w:val="Heading1"/>
        <w:rPr>
          <w:rFonts w:ascii="Cambria" w:hAnsi="Cambria"/>
        </w:rPr>
        <w:pPrChange w:id="46" w:author="Evon Vergara" w:date="2026-04-14T03:03:00Z" w16du:dateUtc="2026-04-13T19:03:00Z">
          <w:pPr>
            <w:spacing w:line="480" w:lineRule="auto"/>
          </w:pPr>
        </w:pPrChange>
      </w:pPr>
      <w:bookmarkStart w:id="47" w:name="_Toc244036518"/>
      <w:r w:rsidRPr="00F54185">
        <w:rPr>
          <w:rFonts w:ascii="Cambria" w:hAnsi="Cambria"/>
        </w:rPr>
        <w:t>Project Timeline and Milestones</w:t>
      </w:r>
      <w:bookmarkEnd w:id="47"/>
    </w:p>
    <w:p w14:paraId="268D759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project timeline integrates the research-writing tasks and the system development activities to ensure that documentation and technical work progress in parallel. Table 3.2 presents the project schedule and key deliverables of the study.</w:t>
      </w:r>
    </w:p>
    <w:tbl>
      <w:tblPr>
        <w:tblStyle w:val="a4"/>
        <w:tblW w:w="8624" w:type="dxa"/>
        <w:tblInd w:w="0" w:type="dxa"/>
        <w:tblLayout w:type="fixed"/>
        <w:tblLook w:val="0400" w:firstRow="0" w:lastRow="0" w:firstColumn="0" w:lastColumn="0" w:noHBand="0" w:noVBand="1"/>
      </w:tblPr>
      <w:tblGrid>
        <w:gridCol w:w="1732"/>
        <w:gridCol w:w="1485"/>
        <w:gridCol w:w="1485"/>
        <w:gridCol w:w="3922"/>
      </w:tblGrid>
      <w:tr w:rsidR="00AA1678" w:rsidRPr="00F54185" w14:paraId="5CE028D3" w14:textId="77777777">
        <w:trPr>
          <w:trHeight w:val="69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E4222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Project Phase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0004C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Start Date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C3CD0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End Date</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9DB97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Deliverables</w:t>
            </w:r>
          </w:p>
        </w:tc>
      </w:tr>
      <w:tr w:rsidR="00AA1678" w:rsidRPr="00F54185" w14:paraId="59093279" w14:textId="77777777">
        <w:trPr>
          <w:trHeight w:val="1815"/>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8AFB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1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DB3C3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A2D53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20,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DB604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Introduction, Background of the Study, Statement of the Problem, Objectives of the Study</w:t>
            </w:r>
          </w:p>
        </w:tc>
      </w:tr>
      <w:tr w:rsidR="00AA1678" w:rsidRPr="00F54185" w14:paraId="1270E93E"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E22C1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Chapter 2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C249E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21,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9A94D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September 20,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4DA99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Review of Related Literature and Related Studies</w:t>
            </w:r>
          </w:p>
        </w:tc>
      </w:tr>
      <w:tr w:rsidR="00AA1678" w:rsidRPr="00F54185" w14:paraId="1BDF014C"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B0B70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3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69862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September 21,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4BF8A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15,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9010B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Research Methodology</w:t>
            </w:r>
          </w:p>
        </w:tc>
      </w:tr>
      <w:tr w:rsidR="00AA1678" w:rsidRPr="00F54185" w14:paraId="2B6B48E3"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4183F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4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70A63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February 1,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6A0F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June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7A1B0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Presentation, Analysis, and Interpretation of Data</w:t>
            </w:r>
          </w:p>
        </w:tc>
      </w:tr>
      <w:tr w:rsidR="00AA1678" w:rsidRPr="00F54185" w14:paraId="51786834"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D7FD8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5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265F2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June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1CB0E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July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BBA3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Summary of Findings, Conclusions, and Recommendations</w:t>
            </w:r>
          </w:p>
        </w:tc>
      </w:tr>
      <w:tr w:rsidR="00AA1678" w:rsidRPr="00F54185" w14:paraId="7C01D3BE"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427F5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Initiation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1AF38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16,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FD8F9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31,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7A259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Project Charter and Needs Analysis</w:t>
            </w:r>
          </w:p>
        </w:tc>
      </w:tr>
      <w:tr w:rsidR="00AA1678" w:rsidRPr="00F54185" w14:paraId="0AFB044A"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52CD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Planning</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350D1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November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4409F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November 30,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0188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System Architecture, Database Planning, and UI Design</w:t>
            </w:r>
          </w:p>
        </w:tc>
      </w:tr>
      <w:tr w:rsidR="00AA1678" w:rsidRPr="00F54185" w14:paraId="78D6C965"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0324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Development</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F655E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December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4AD6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March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1BE2C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Core System Modules for POS, Inventory, Dashboard, and User Authentication</w:t>
            </w:r>
          </w:p>
        </w:tc>
      </w:tr>
      <w:tr w:rsidR="00AA1678" w:rsidRPr="00F54185" w14:paraId="24E9CE00"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F92C6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Testing</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28C62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March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47A1F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April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1E212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Functional Testing, Bug Fixing, and Feature Refinement</w:t>
            </w:r>
          </w:p>
        </w:tc>
      </w:tr>
      <w:tr w:rsidR="00AA1678" w:rsidRPr="00F54185" w14:paraId="10EE99D1"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9095C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Deployment</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CE49C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April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F165B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D89C3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Deployed System Prototype in a Controlled Testing Environment</w:t>
            </w:r>
          </w:p>
        </w:tc>
      </w:tr>
      <w:tr w:rsidR="00AA1678" w:rsidRPr="00F54185" w14:paraId="7F20FA72"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8FAF9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Evaluation and Closure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50B9F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May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FC1D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July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15DF3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System Acceptability Testing Report, Security Validation, and Final Documentation</w:t>
            </w:r>
          </w:p>
        </w:tc>
      </w:tr>
    </w:tbl>
    <w:p w14:paraId="2F34F3D5" w14:textId="77777777" w:rsidR="00AA1678" w:rsidRPr="00F54185" w:rsidRDefault="00C96362">
      <w:pPr>
        <w:spacing w:line="480" w:lineRule="auto"/>
        <w:jc w:val="center"/>
        <w:rPr>
          <w:rFonts w:ascii="Cambria" w:eastAsia="Cambria" w:hAnsi="Cambria" w:cs="Cambria"/>
        </w:rPr>
      </w:pPr>
      <w:bookmarkStart w:id="48" w:name="kodigo_table_3_2"/>
      <w:r w:rsidRPr="00F54185">
        <w:rPr>
          <w:rFonts w:ascii="Cambria" w:eastAsia="Cambria" w:hAnsi="Cambria" w:cs="Cambria"/>
          <w:b/>
          <w:bCs/>
        </w:rPr>
        <w:t>Table 3.2. Project Timeline and Milestones</w:t>
      </w:r>
      <w:bookmarkEnd w:id="48"/>
    </w:p>
    <w:p w14:paraId="1D7AF524"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t>The schedule shows that the early phases of the project focus on conceptualization, literature support, and methodology, while the middle phases focus on system planning, iterative development, and testing. The final phases emphasize controlled deployment, user evaluation, security validation, and completion of the research manuscript.</w:t>
      </w:r>
      <w:r w:rsidRPr="00F54185">
        <w:rPr>
          <w:rFonts w:ascii="Cambria" w:eastAsia="Cambria" w:hAnsi="Cambria" w:cs="Cambria"/>
          <w:b/>
          <w:bCs/>
        </w:rPr>
        <w:t> </w:t>
      </w:r>
    </w:p>
    <w:p w14:paraId="111B39DA" w14:textId="77777777" w:rsidR="00AA1678" w:rsidRPr="00F54185" w:rsidRDefault="00AA1678">
      <w:pPr>
        <w:spacing w:line="480" w:lineRule="auto"/>
        <w:rPr>
          <w:rFonts w:ascii="Cambria" w:eastAsia="Cambria" w:hAnsi="Cambria" w:cs="Cambria"/>
        </w:rPr>
      </w:pPr>
    </w:p>
    <w:p w14:paraId="5C871684" w14:textId="77777777" w:rsidR="00AA1678" w:rsidRPr="00F54185" w:rsidRDefault="00AA1678">
      <w:pPr>
        <w:spacing w:line="480" w:lineRule="auto"/>
        <w:rPr>
          <w:rFonts w:ascii="Cambria" w:eastAsia="Cambria" w:hAnsi="Cambria" w:cs="Cambria"/>
        </w:rPr>
      </w:pPr>
    </w:p>
    <w:p w14:paraId="4577BA3E" w14:textId="77777777" w:rsidR="00AA1678" w:rsidRPr="00F54185" w:rsidRDefault="00AA1678">
      <w:pPr>
        <w:spacing w:line="480" w:lineRule="auto"/>
        <w:rPr>
          <w:rFonts w:ascii="Cambria" w:eastAsia="Cambria" w:hAnsi="Cambria" w:cs="Cambria"/>
        </w:rPr>
      </w:pPr>
    </w:p>
    <w:p w14:paraId="1D30B2C5" w14:textId="77777777" w:rsidR="00AA1678" w:rsidRPr="00F54185" w:rsidRDefault="00AA1678">
      <w:pPr>
        <w:spacing w:line="480" w:lineRule="auto"/>
        <w:rPr>
          <w:rFonts w:ascii="Cambria" w:eastAsia="Cambria" w:hAnsi="Cambria" w:cs="Cambria"/>
        </w:rPr>
      </w:pPr>
    </w:p>
    <w:p w14:paraId="7046E5A9" w14:textId="77777777" w:rsidR="00AA1678" w:rsidRPr="00F54185" w:rsidRDefault="00C96362">
      <w:pPr>
        <w:pStyle w:val="Heading1"/>
        <w:rPr>
          <w:rFonts w:ascii="Cambria" w:hAnsi="Cambria"/>
        </w:rPr>
        <w:pPrChange w:id="49" w:author="Evon Vergara" w:date="2026-04-14T03:03:00Z" w16du:dateUtc="2026-04-13T19:03:00Z">
          <w:pPr>
            <w:spacing w:line="480" w:lineRule="auto"/>
          </w:pPr>
        </w:pPrChange>
      </w:pPr>
      <w:bookmarkStart w:id="50" w:name="_Toc244036519"/>
      <w:r w:rsidRPr="00F54185">
        <w:rPr>
          <w:rFonts w:ascii="Cambria" w:hAnsi="Cambria"/>
        </w:rPr>
        <w:t>Project Estimated Cost</w:t>
      </w:r>
      <w:bookmarkEnd w:id="50"/>
    </w:p>
    <w:p w14:paraId="6AE58A24"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t>The estimated cost of the project covers the minimum resources required to support the development and initial deployment of the proposed Cloud-Based Inventory and Financial Management System. The projected budget focuses on essential software services, hardware integration devices, and other resources necessary for prototype operation in an SME environment. Table 3.3 presents the estimated project cost.</w:t>
      </w:r>
    </w:p>
    <w:tbl>
      <w:tblPr>
        <w:tblStyle w:val="a5"/>
        <w:tblW w:w="4866" w:type="dxa"/>
        <w:jc w:val="center"/>
        <w:tblInd w:w="0" w:type="dxa"/>
        <w:tblLayout w:type="fixed"/>
        <w:tblLook w:val="0400" w:firstRow="0" w:lastRow="0" w:firstColumn="0" w:lastColumn="0" w:noHBand="0" w:noVBand="1"/>
      </w:tblPr>
      <w:tblGrid>
        <w:gridCol w:w="2688"/>
        <w:gridCol w:w="2178"/>
      </w:tblGrid>
      <w:tr w:rsidR="00AA1678" w:rsidRPr="00F54185" w14:paraId="14B3D35C"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F169C3"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Item</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7319DD"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Estimated Cost (PHP)</w:t>
            </w:r>
          </w:p>
        </w:tc>
      </w:tr>
      <w:tr w:rsidR="00AA1678" w:rsidRPr="00F54185" w14:paraId="0209B4AF"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C03101"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lastRenderedPageBreak/>
              <w:t>Cloud Hosting (Supabase)</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24DB9B"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1,500</w:t>
            </w:r>
          </w:p>
        </w:tc>
      </w:tr>
      <w:tr w:rsidR="00AA1678" w:rsidRPr="00F54185" w14:paraId="2BE681CB"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655C37"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Domain and Web Hosting</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F7E2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1,500</w:t>
            </w:r>
          </w:p>
        </w:tc>
      </w:tr>
      <w:tr w:rsidR="00AA1678" w:rsidRPr="00F54185" w14:paraId="338CA95A"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0E1F5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Thermal Printer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D60BBA"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4,500</w:t>
            </w:r>
          </w:p>
        </w:tc>
      </w:tr>
      <w:tr w:rsidR="00AA1678" w:rsidRPr="00F54185" w14:paraId="1B9EE4E6"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499FD0"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Barcode Scanner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84B84B"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1,000</w:t>
            </w:r>
          </w:p>
        </w:tc>
      </w:tr>
      <w:tr w:rsidR="00AA1678" w:rsidRPr="00F54185" w14:paraId="61A87B74"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C00241"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Cash Drawer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234205"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2,000</w:t>
            </w:r>
          </w:p>
        </w:tc>
      </w:tr>
      <w:tr w:rsidR="00AA1678" w:rsidRPr="00F54185" w14:paraId="5C022C63"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94EF7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Cash Drawer Trigger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B3E919"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400</w:t>
            </w:r>
          </w:p>
        </w:tc>
      </w:tr>
      <w:tr w:rsidR="00AA1678" w:rsidRPr="00F54185" w14:paraId="785B81C2"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6DB6AB"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Development Software Tools</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059CC2"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500</w:t>
            </w:r>
          </w:p>
        </w:tc>
      </w:tr>
      <w:tr w:rsidR="00AA1678" w:rsidRPr="00F54185" w14:paraId="35021005"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8DF406"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Miscellaneous Expenses</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D77076"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1,000</w:t>
            </w:r>
          </w:p>
        </w:tc>
      </w:tr>
      <w:tr w:rsidR="00AA1678" w:rsidRPr="00F54185" w14:paraId="55D6A108"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2D6FA7"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Total Estimated Cost</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21195C"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PHP 12,400</w:t>
            </w:r>
          </w:p>
        </w:tc>
      </w:tr>
    </w:tbl>
    <w:p w14:paraId="25EC9C1B" w14:textId="77777777" w:rsidR="00AA1678" w:rsidRPr="00F54185" w:rsidRDefault="00C96362">
      <w:pPr>
        <w:spacing w:line="480" w:lineRule="auto"/>
        <w:jc w:val="center"/>
        <w:rPr>
          <w:rFonts w:ascii="Cambria" w:eastAsia="Cambria" w:hAnsi="Cambria" w:cs="Cambria"/>
        </w:rPr>
      </w:pPr>
      <w:bookmarkStart w:id="51" w:name="kodigo_table_3_3"/>
      <w:r w:rsidRPr="00F54185">
        <w:rPr>
          <w:rFonts w:ascii="Cambria" w:eastAsia="Cambria" w:hAnsi="Cambria" w:cs="Cambria"/>
          <w:b/>
          <w:bCs/>
        </w:rPr>
        <w:t>Table 3.3. Estimated Project Cost</w:t>
      </w:r>
      <w:bookmarkEnd w:id="51"/>
    </w:p>
    <w:p w14:paraId="012D766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budget is intentionally limited to practical resources for a minimum viable deployment. Cloud hosting and web access support centralized data storage and online accessibility, while the thermal printer, barcode scanner, cash drawer, and trigger support actual point-of-sale operation. The remaining allocation covers minor development utilities and other implementation-related expenses.</w:t>
      </w:r>
    </w:p>
    <w:p w14:paraId="48230E0D" w14:textId="77777777" w:rsidR="00AA1678" w:rsidRPr="00F54185" w:rsidRDefault="00AA1678">
      <w:pPr>
        <w:spacing w:line="480" w:lineRule="auto"/>
        <w:rPr>
          <w:rFonts w:ascii="Cambria" w:eastAsia="Cambria" w:hAnsi="Cambria" w:cs="Cambria"/>
        </w:rPr>
      </w:pPr>
    </w:p>
    <w:p w14:paraId="03DEE603" w14:textId="77777777" w:rsidR="00AA1678" w:rsidRPr="00F54185" w:rsidRDefault="00C96362">
      <w:pPr>
        <w:pStyle w:val="Heading1"/>
        <w:rPr>
          <w:rFonts w:ascii="Cambria" w:hAnsi="Cambria"/>
        </w:rPr>
        <w:pPrChange w:id="52" w:author="Evon Vergara" w:date="2026-04-14T03:03:00Z" w16du:dateUtc="2026-04-13T19:03:00Z">
          <w:pPr>
            <w:spacing w:line="480" w:lineRule="auto"/>
          </w:pPr>
        </w:pPrChange>
      </w:pPr>
      <w:bookmarkStart w:id="53" w:name="_Toc244036520"/>
      <w:r w:rsidRPr="00F54185">
        <w:rPr>
          <w:rFonts w:ascii="Cambria" w:hAnsi="Cambria"/>
        </w:rPr>
        <w:t>Software Development Methodology</w:t>
      </w:r>
      <w:bookmarkEnd w:id="53"/>
    </w:p>
    <w:p w14:paraId="192AC58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lastRenderedPageBreak/>
        <w:drawing>
          <wp:inline distT="0" distB="0" distL="0" distR="0" wp14:anchorId="7351FC84" wp14:editId="2B514984">
            <wp:extent cx="4183380" cy="2324100"/>
            <wp:effectExtent l="0" t="0" r="0" b="0"/>
            <wp:docPr id="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9"/>
                    <a:srcRect/>
                    <a:stretch>
                      <a:fillRect/>
                    </a:stretch>
                  </pic:blipFill>
                  <pic:spPr>
                    <a:xfrm>
                      <a:off x="0" y="0"/>
                      <a:ext cx="4183380" cy="2324100"/>
                    </a:xfrm>
                    <a:prstGeom prst="rect">
                      <a:avLst/>
                    </a:prstGeom>
                    <a:ln/>
                  </pic:spPr>
                </pic:pic>
              </a:graphicData>
            </a:graphic>
          </wp:inline>
        </w:drawing>
      </w:r>
    </w:p>
    <w:p w14:paraId="18E7931F" w14:textId="77777777" w:rsidR="00AA1678" w:rsidRPr="00F54185" w:rsidRDefault="00C96362">
      <w:pPr>
        <w:spacing w:line="480" w:lineRule="auto"/>
        <w:jc w:val="center"/>
        <w:rPr>
          <w:rFonts w:ascii="Cambria" w:eastAsia="Cambria" w:hAnsi="Cambria" w:cs="Cambria"/>
        </w:rPr>
      </w:pPr>
      <w:bookmarkStart w:id="54" w:name="kodigo_figure_3_1"/>
      <w:r w:rsidRPr="00F54185">
        <w:rPr>
          <w:rFonts w:ascii="Cambria" w:eastAsia="Cambria" w:hAnsi="Cambria" w:cs="Cambria"/>
          <w:b/>
          <w:bCs/>
        </w:rPr>
        <w:t>Figure 3.1. Agile Development Cycle Used in the Study</w:t>
      </w:r>
      <w:bookmarkEnd w:id="54"/>
    </w:p>
    <w:p w14:paraId="0703DB04"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This study strictly utilizes the Agile Scrum software development methodology to engineer the cloud-based platform. Scrum is an iterative and incremental framework that is highly effective for managing complex software development where user requirements may evolve as functional prototypes are exposed to the target environment. Unlike the linear Waterfall model, or the purely continuous flow of Kanban, Scrum provides a highly structured cadence through fixed-length development cycles known as Sprints. Agile Scrum is appropriate because the proposed system must be refined through repeated user feedback and because SME requirements may become clearer as the prototype evolves. Studies on software development show that Agile Scrum supports responsiveness, collaboration, and continuous improvement, particularly in projects where user needs shape product features during development (Beck et al., 2001; Mishra &amp; Alzoubi, 2023; Strode et al., 2022).</w:t>
      </w:r>
    </w:p>
    <w:p w14:paraId="39F5D84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Plan. </w:t>
      </w:r>
      <w:r w:rsidRPr="00F54185">
        <w:rPr>
          <w:rFonts w:ascii="Cambria" w:eastAsia="Cambria" w:hAnsi="Cambria" w:cs="Cambria"/>
        </w:rPr>
        <w:t>The researchers will consolidate findings from the baseline study and identify system goals, functional requirements, user roles, and scope boundaries.</w:t>
      </w:r>
    </w:p>
    <w:p w14:paraId="2776317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Design. </w:t>
      </w:r>
      <w:r w:rsidRPr="00F54185">
        <w:rPr>
          <w:rFonts w:ascii="Cambria" w:eastAsia="Cambria" w:hAnsi="Cambria" w:cs="Cambria"/>
        </w:rPr>
        <w:t>The researchers will prepare the database structure, interface layout, process flow, and security controls such as authentication and access separation.</w:t>
      </w:r>
    </w:p>
    <w:p w14:paraId="7C54AC1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Develop. </w:t>
      </w:r>
      <w:r w:rsidRPr="00F54185">
        <w:rPr>
          <w:rFonts w:ascii="Cambria" w:eastAsia="Cambria" w:hAnsi="Cambria" w:cs="Cambria"/>
        </w:rPr>
        <w:t>The prototype modules for point-of-sale processing, inventory management, dashboard monitoring, and reporting will be coded incrementally so that each component can be reviewed and improved.</w:t>
      </w:r>
    </w:p>
    <w:p w14:paraId="575B1D5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Test. </w:t>
      </w:r>
      <w:r w:rsidRPr="00F54185">
        <w:rPr>
          <w:rFonts w:ascii="Cambria" w:eastAsia="Cambria" w:hAnsi="Cambria" w:cs="Cambria"/>
        </w:rPr>
        <w:t>Each iteration will undergo functional testing to verify the correctness of transaction recording, inventory updates, and report generation and to identify errors that require correction.</w:t>
      </w:r>
    </w:p>
    <w:p w14:paraId="5D8064F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Deploy. </w:t>
      </w:r>
      <w:r w:rsidRPr="00F54185">
        <w:rPr>
          <w:rFonts w:ascii="Cambria" w:eastAsia="Cambria" w:hAnsi="Cambria" w:cs="Cambria"/>
        </w:rPr>
        <w:t>A working prototype will be placed in a controlled environment for user interaction and operational evaluation.</w:t>
      </w:r>
    </w:p>
    <w:p w14:paraId="21AF69C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Review. </w:t>
      </w:r>
      <w:r w:rsidRPr="00F54185">
        <w:rPr>
          <w:rFonts w:ascii="Cambria" w:eastAsia="Cambria" w:hAnsi="Cambria" w:cs="Cambria"/>
        </w:rPr>
        <w:t>User feedback and validator comments will be gathered and used to refine the prototype before final evaluation.</w:t>
      </w:r>
    </w:p>
    <w:p w14:paraId="617A84C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Launch. </w:t>
      </w:r>
      <w:r w:rsidRPr="00F54185">
        <w:rPr>
          <w:rFonts w:ascii="Cambria" w:eastAsia="Cambria" w:hAnsi="Cambria" w:cs="Cambria"/>
        </w:rPr>
        <w:t>The finalized version will serve as the completed system output of the study and the basis for the acceptability assessment.</w:t>
      </w:r>
    </w:p>
    <w:p w14:paraId="3445E0E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77D1C06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44CE278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33CE2075" w14:textId="77777777" w:rsidR="00AA1678" w:rsidRPr="00F54185" w:rsidRDefault="00AA1678">
      <w:pPr>
        <w:spacing w:line="480" w:lineRule="auto"/>
        <w:rPr>
          <w:rFonts w:ascii="Cambria" w:eastAsia="Cambria" w:hAnsi="Cambria" w:cs="Cambria"/>
          <w:b/>
          <w:bCs/>
        </w:rPr>
      </w:pPr>
    </w:p>
    <w:p w14:paraId="05C002DF" w14:textId="77777777" w:rsidR="00AA1678" w:rsidRPr="00F54185" w:rsidRDefault="00AA1678">
      <w:pPr>
        <w:spacing w:line="480" w:lineRule="auto"/>
        <w:rPr>
          <w:rFonts w:ascii="Cambria" w:eastAsia="Cambria" w:hAnsi="Cambria" w:cs="Cambria"/>
          <w:b/>
          <w:bCs/>
        </w:rPr>
      </w:pPr>
    </w:p>
    <w:p w14:paraId="323ADABD" w14:textId="77777777" w:rsidR="00AA1678" w:rsidRPr="00F54185" w:rsidRDefault="00C96362">
      <w:pPr>
        <w:pStyle w:val="Heading1"/>
        <w:rPr>
          <w:rFonts w:ascii="Cambria" w:hAnsi="Cambria"/>
        </w:rPr>
        <w:pPrChange w:id="55" w:author="Evon Vergara" w:date="2026-04-14T03:03:00Z" w16du:dateUtc="2026-04-13T19:03:00Z">
          <w:pPr>
            <w:spacing w:line="480" w:lineRule="auto"/>
          </w:pPr>
        </w:pPrChange>
      </w:pPr>
      <w:bookmarkStart w:id="56" w:name="_Toc244036521"/>
      <w:r w:rsidRPr="00F54185">
        <w:rPr>
          <w:rFonts w:ascii="Cambria" w:hAnsi="Cambria"/>
        </w:rPr>
        <w:t>Conceptual Framework</w:t>
      </w:r>
      <w:bookmarkEnd w:id="56"/>
    </w:p>
    <w:p w14:paraId="16E6413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lastRenderedPageBreak/>
        <w:drawing>
          <wp:inline distT="0" distB="0" distL="0" distR="0" wp14:anchorId="687E26A4" wp14:editId="4A9D4BAD">
            <wp:extent cx="5349240" cy="218694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349240" cy="2186940"/>
                    </a:xfrm>
                    <a:prstGeom prst="rect">
                      <a:avLst/>
                    </a:prstGeom>
                    <a:ln/>
                  </pic:spPr>
                </pic:pic>
              </a:graphicData>
            </a:graphic>
          </wp:inline>
        </w:drawing>
      </w:r>
    </w:p>
    <w:p w14:paraId="1A6038BE" w14:textId="77777777" w:rsidR="00AA1678" w:rsidRPr="00F54185" w:rsidRDefault="00C96362">
      <w:pPr>
        <w:spacing w:line="480" w:lineRule="auto"/>
        <w:jc w:val="center"/>
        <w:rPr>
          <w:rFonts w:ascii="Cambria" w:eastAsia="Cambria" w:hAnsi="Cambria" w:cs="Cambria"/>
          <w:sz w:val="16"/>
          <w:szCs w:val="16"/>
        </w:rPr>
      </w:pPr>
      <w:bookmarkStart w:id="57" w:name="kodigo_figure_3_2"/>
      <w:r>
        <w:t>Figure 3.2. Conceptual Framework of the Kodigo System</w:t>
      </w:r>
      <w:bookmarkEnd w:id="57"/>
    </w:p>
    <w:p w14:paraId="786D841F" w14:textId="77777777" w:rsidR="00AA1678" w:rsidRPr="00F54185" w:rsidRDefault="00C96362">
      <w:pPr>
        <w:spacing w:line="480" w:lineRule="auto"/>
        <w:ind w:firstLine="720"/>
        <w:rPr>
          <w:rFonts w:ascii="Cambria" w:eastAsia="Cambria" w:hAnsi="Cambria" w:cs="Cambria"/>
        </w:rPr>
      </w:pPr>
      <w:r>
        <w:t>Figure 3.2 presents the conceptual framework of the developed Kodigo Cloud-Based Inventory and Financial Management System. The Super Admin operates outside daily business workflows and is limited to generating invite codes for Admin account creation. Admin users function as business-owner accounts and manage assigned stores, users, products, suppliers, purchasing, consignment balances, dashboards, and reports. Inventory personnel maintain products, base-unit stock, adjustments, and inventory views. Cashiers process sales and receipts.</w:t>
      </w:r>
    </w:p>
    <w:p w14:paraId="1C7294D2" w14:textId="77777777" w:rsidR="00AA1678" w:rsidRDefault="00C96362">
      <w:pPr>
        <w:spacing w:line="480" w:lineRule="auto"/>
        <w:ind w:firstLine="720"/>
      </w:pPr>
      <w:r>
        <w:t>Within the cloud-based platform, the roles use authentication, MFA, user and role management, inventory control, supplier records, POS, reporting, and bounded offline queueing. Supplier information and delivery details are entered internally by authorized staff; there is no supplier-facing portal. Connected operations maintain authoritative transaction and stock records. The consignment module records received lots, supplier payables, and Admin-entered payments or credits. Reports and analytics are derived from recorded data.</w:t>
      </w:r>
    </w:p>
    <w:p w14:paraId="72C403FE" w14:textId="77777777" w:rsidR="009618DB" w:rsidRPr="00F54185" w:rsidRDefault="009618DB">
      <w:pPr>
        <w:spacing w:line="480" w:lineRule="auto"/>
        <w:ind w:firstLine="720"/>
        <w:rPr>
          <w:rFonts w:ascii="Cambria" w:eastAsia="Cambria" w:hAnsi="Cambria" w:cs="Cambria"/>
        </w:rPr>
      </w:pPr>
    </w:p>
    <w:p w14:paraId="64DA20F4" w14:textId="77777777" w:rsidR="00AA1678" w:rsidRPr="00F54185" w:rsidRDefault="00C96362">
      <w:pPr>
        <w:pStyle w:val="Heading1"/>
        <w:rPr>
          <w:rFonts w:ascii="Cambria" w:hAnsi="Cambria"/>
        </w:rPr>
        <w:pPrChange w:id="58" w:author="Evon Vergara" w:date="2026-04-14T03:03:00Z" w16du:dateUtc="2026-04-13T19:03:00Z">
          <w:pPr>
            <w:spacing w:line="480" w:lineRule="auto"/>
          </w:pPr>
        </w:pPrChange>
      </w:pPr>
      <w:bookmarkStart w:id="59" w:name="_Toc244036522"/>
      <w:r w:rsidRPr="00F54185">
        <w:rPr>
          <w:rFonts w:ascii="Cambria" w:hAnsi="Cambria"/>
        </w:rPr>
        <w:t>Software Development Tools</w:t>
      </w:r>
      <w:bookmarkEnd w:id="59"/>
    </w:p>
    <w:p w14:paraId="1F2F303F" w14:textId="77777777" w:rsidR="00AA1678" w:rsidRPr="00F54185" w:rsidRDefault="00C96362">
      <w:pPr>
        <w:spacing w:line="480" w:lineRule="auto"/>
        <w:rPr>
          <w:rFonts w:ascii="Cambria" w:eastAsia="Cambria" w:hAnsi="Cambria" w:cs="Cambria"/>
        </w:rPr>
      </w:pPr>
      <w:r>
        <w:lastRenderedPageBreak/>
        <w:t>The software development tools were selected to support the complete life cycle of the implemented web-based system, from interface design and application coding to backend services, version control, reporting outputs, and visual styling. Their combined use enabled the researchers to translate user requirements into a functional application, manage changes across iterative cycles, and maintain a consistent development environment. Table 3.4 presents the tools used and their specific roles in development.</w:t>
      </w:r>
    </w:p>
    <w:tbl>
      <w:tblPr>
        <w:tblStyle w:val="a6"/>
        <w:tblW w:w="8624" w:type="dxa"/>
        <w:tblInd w:w="0" w:type="dxa"/>
        <w:tblLayout w:type="fixed"/>
        <w:tblLook w:val="0400" w:firstRow="0" w:lastRow="0" w:firstColumn="0" w:lastColumn="0" w:noHBand="0" w:noVBand="1"/>
      </w:tblPr>
      <w:tblGrid>
        <w:gridCol w:w="2438"/>
        <w:gridCol w:w="3105"/>
        <w:gridCol w:w="3081"/>
      </w:tblGrid>
      <w:tr w:rsidR="00AA1678" w:rsidRPr="00F54185" w14:paraId="247E3BF6" w14:textId="77777777">
        <w:trPr>
          <w:trHeight w:val="6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5AA12C" w14:textId="77777777" w:rsidR="001B1120" w:rsidRDefault="00C96362">
            <w:r>
              <w:t>Software</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E60F57" w14:textId="77777777" w:rsidR="001B1120" w:rsidRDefault="00C96362">
            <w:r>
              <w:t>Description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E76E46" w14:textId="77777777" w:rsidR="001B1120" w:rsidRDefault="00C96362">
            <w:r>
              <w:t>How it was Used</w:t>
            </w:r>
          </w:p>
        </w:tc>
      </w:tr>
      <w:tr w:rsidR="00AA1678" w:rsidRPr="00F54185" w14:paraId="1CA7CA80" w14:textId="77777777">
        <w:trPr>
          <w:trHeight w:val="405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CF1F9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Visual Studio Code  </w:t>
            </w:r>
          </w:p>
          <w:p w14:paraId="39FC9C4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0F6D0D7C" wp14:editId="65AAF528">
                  <wp:extent cx="1325880" cy="1303020"/>
                  <wp:effectExtent l="0" t="0" r="0" b="0"/>
                  <wp:docPr id="27"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1"/>
                          <a:srcRect/>
                          <a:stretch>
                            <a:fillRect/>
                          </a:stretch>
                        </pic:blipFill>
                        <pic:spPr>
                          <a:xfrm>
                            <a:off x="0" y="0"/>
                            <a:ext cx="1325880" cy="130302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05471C" w14:textId="77777777" w:rsidR="001B1120" w:rsidRDefault="00C96362">
            <w:r>
              <w:t>A source-code editor used for writing and organizing project files.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85D0CC" w14:textId="77777777" w:rsidR="001B1120" w:rsidRDefault="00C96362">
            <w:r>
              <w:t>Used as the primary development environment for the React/Vite frontend, Supabase-related code, SQL migrations, and documentation.</w:t>
            </w:r>
          </w:p>
        </w:tc>
      </w:tr>
      <w:tr w:rsidR="00AA1678" w:rsidRPr="00F54185" w14:paraId="450F656B"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10404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React</w:t>
            </w:r>
            <w:r w:rsidRPr="00F54185">
              <w:rPr>
                <w:rFonts w:ascii="Cambria" w:eastAsia="Cambria" w:hAnsi="Cambria" w:cs="Cambria"/>
                <w:b/>
                <w:bCs/>
                <w:noProof/>
              </w:rPr>
              <w:drawing>
                <wp:inline distT="0" distB="0" distL="0" distR="0" wp14:anchorId="6A8BF8B0" wp14:editId="16D06D21">
                  <wp:extent cx="1135380" cy="1021080"/>
                  <wp:effectExtent l="0" t="0" r="0" b="0"/>
                  <wp:docPr id="3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2"/>
                          <a:srcRect/>
                          <a:stretch>
                            <a:fillRect/>
                          </a:stretch>
                        </pic:blipFill>
                        <pic:spPr>
                          <a:xfrm>
                            <a:off x="0" y="0"/>
                            <a:ext cx="1135380" cy="10210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7FC5D4" w14:textId="77777777" w:rsidR="001B1120" w:rsidRDefault="00C96362">
            <w:r>
              <w:t>A JavaScript library for building component-based web interfaces.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D53999" w14:textId="77777777" w:rsidR="001B1120" w:rsidRDefault="00C96362">
            <w:r>
              <w:t>Used to implement the authenticated application pages, POS, inventory, supplier, reporting, analytics, and settings views.</w:t>
            </w:r>
          </w:p>
        </w:tc>
      </w:tr>
      <w:tr w:rsidR="00AA1678" w:rsidRPr="00F54185" w14:paraId="33640CA5" w14:textId="77777777">
        <w:trPr>
          <w:trHeight w:val="321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B2949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TypeScript and Vite  </w:t>
            </w:r>
          </w:p>
          <w:p w14:paraId="2FFBFD3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54F741C3" wp14:editId="2CA2A737">
                  <wp:extent cx="1325880" cy="1363980"/>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
                          <a:srcRect/>
                          <a:stretch>
                            <a:fillRect/>
                          </a:stretch>
                        </pic:blipFill>
                        <pic:spPr>
                          <a:xfrm>
                            <a:off x="0" y="0"/>
                            <a:ext cx="1325880" cy="13639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2EDB9B" w14:textId="77777777" w:rsidR="001B1120" w:rsidRDefault="00C96362">
            <w:r>
              <w:t>TypeScript provides typed application code; Vite provides the development server and production build pipeline.</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ABD055" w14:textId="77777777" w:rsidR="001B1120" w:rsidRDefault="00C96362">
            <w:r>
              <w:t>Used to type, bundle, and build the React application for local development and deployment.</w:t>
            </w:r>
          </w:p>
        </w:tc>
      </w:tr>
      <w:tr w:rsidR="00AA1678" w:rsidRPr="00F54185" w14:paraId="1B8FF9E9" w14:textId="77777777">
        <w:trPr>
          <w:trHeight w:val="405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45DF8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Supabase  </w:t>
            </w:r>
          </w:p>
          <w:p w14:paraId="339CD96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76F5A67E" wp14:editId="490134D9">
                  <wp:extent cx="1325880" cy="1325880"/>
                  <wp:effectExtent l="0" t="0" r="0" b="0"/>
                  <wp:docPr id="3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4"/>
                          <a:srcRect/>
                          <a:stretch>
                            <a:fillRect/>
                          </a:stretch>
                        </pic:blipFill>
                        <pic:spPr>
                          <a:xfrm>
                            <a:off x="0" y="0"/>
                            <a:ext cx="1325880" cy="13258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4CB6A2" w14:textId="77777777" w:rsidR="001B1120" w:rsidRDefault="00C96362">
            <w:r>
              <w:t>A managed backend platform providing PostgreSQL, Auth, Row Level Security, Storage, Edge Functions, and database access.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072E81" w14:textId="77777777" w:rsidR="001B1120" w:rsidRDefault="00C96362">
            <w:r>
              <w:t>Used as the authoritative backend for profiles, stores, products, suppliers, purchasing, sales, receipts, reporting, MFA assurance, and protected server operations.</w:t>
            </w:r>
          </w:p>
        </w:tc>
      </w:tr>
      <w:tr w:rsidR="00AA1678" w:rsidRPr="00F54185" w14:paraId="2A208714"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731A7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Zustand, TanStack Query, and IndexedDB</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CB1142" w14:textId="77777777" w:rsidR="001B1120" w:rsidRDefault="00C96362">
            <w:r>
              <w:t>Zustand manages client state; TanStack Query manages server-data queries; IndexedDB stores bounded browser caches and offline queues.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61FC7F" w14:textId="77777777" w:rsidR="001B1120" w:rsidRDefault="00C96362">
            <w:r>
              <w:t>Used for authentication, store and cart state, server-data access, product caching, and queued POS or inventory mutations during connectivity interruptions.</w:t>
            </w:r>
          </w:p>
        </w:tc>
      </w:tr>
      <w:tr w:rsidR="00AA1678" w:rsidRPr="00F54185" w14:paraId="69C78269"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EAD62B" w14:textId="77777777" w:rsidR="001B1120" w:rsidRDefault="00C96362">
            <w:r>
              <w:lastRenderedPageBreak/>
              <w:t>jsPDF and write-excel-file</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27098A" w14:textId="77777777" w:rsidR="001B1120" w:rsidRDefault="00C96362">
            <w:r>
              <w:t>Client-side libraries for document and workbook generation.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A5A569" w14:textId="77777777" w:rsidR="001B1120" w:rsidRDefault="00C96362">
            <w:r>
              <w:t>Used for receipt PDF downloads and administrative XLSX report export; inventory-oriented reports also support CSV export.</w:t>
            </w:r>
          </w:p>
        </w:tc>
      </w:tr>
      <w:tr w:rsidR="00AA1678" w:rsidRPr="00F54185" w14:paraId="2CB594ED" w14:textId="77777777">
        <w:trPr>
          <w:cantSplit/>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E2EB1C" w14:textId="77777777" w:rsidR="001B1120" w:rsidRDefault="00C96362">
            <w:r>
              <w:t>QZ Tray</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625968" w14:textId="77777777" w:rsidR="001B1120" w:rsidRDefault="00C96362">
            <w:r>
              <w:t>A local printing bridge that can send supported ESC/POS commands to a selected printer.</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0CA228" w14:textId="77777777" w:rsidR="001B1120" w:rsidRDefault="00C96362">
            <w:r>
              <w:t>Used for optional cash-drawer pulses; availability depends on local QZ Tray installation, printer configuration, and permissions.</w:t>
            </w:r>
          </w:p>
        </w:tc>
      </w:tr>
      <w:tr w:rsidR="00AA1678" w:rsidRPr="00F54185" w14:paraId="71E4873D"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1F0B02" w14:textId="77777777" w:rsidR="001B1120" w:rsidRDefault="00C96362">
            <w:r>
              <w:t>GitHub</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F62D6F" w14:textId="77777777" w:rsidR="001B1120" w:rsidRDefault="00C96362">
            <w:r>
              <w:t>A version-control and collaboration platform.</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39CFC6" w14:textId="77777777" w:rsidR="001B1120" w:rsidRDefault="00C96362">
            <w:r>
              <w:t>Used to track source changes and maintain the development repository.</w:t>
            </w:r>
          </w:p>
        </w:tc>
      </w:tr>
      <w:tr w:rsidR="00AA1678" w:rsidRPr="00F54185" w14:paraId="6680BD83"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2524B8" w14:textId="77777777" w:rsidR="001B1120" w:rsidRDefault="00C96362">
            <w:r>
              <w:lastRenderedPageBreak/>
              <w:t>Tailwind CSS</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FEA6E6" w14:textId="77777777" w:rsidR="001B1120" w:rsidRDefault="00C96362">
            <w:r>
              <w:t>A utility-first CSS framework for responsive interface styling.</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55894A" w14:textId="77777777" w:rsidR="001B1120" w:rsidRDefault="00C96362">
            <w:r>
              <w:t>Used to style the web application with consistent spacing, typography, colors, states, and responsive layouts.</w:t>
            </w:r>
          </w:p>
        </w:tc>
      </w:tr>
      <w:tr w:rsidR="00AA1678" w:rsidRPr="00F54185" w14:paraId="358077FB"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F33E6D" w14:textId="77777777" w:rsidR="001B1120" w:rsidRDefault="00C96362">
            <w:r>
              <w:t>Vercel</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AED4C1" w14:textId="77777777" w:rsidR="001B1120" w:rsidRDefault="00C96362">
            <w:r>
              <w:t>A deployment platform configured for the single-page application.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24E561" w14:textId="77777777" w:rsidR="001B1120" w:rsidRDefault="00C96362">
            <w:r>
              <w:t>Used through the SPA rewrite configuration so application routes resolve correctly after deployment.</w:t>
            </w:r>
          </w:p>
        </w:tc>
      </w:tr>
    </w:tbl>
    <w:p w14:paraId="1C87A570" w14:textId="77777777" w:rsidR="00AA1678" w:rsidRPr="00F54185" w:rsidRDefault="00C96362">
      <w:pPr>
        <w:spacing w:line="480" w:lineRule="auto"/>
        <w:jc w:val="center"/>
        <w:rPr>
          <w:rFonts w:ascii="Cambria" w:eastAsia="Cambria" w:hAnsi="Cambria" w:cs="Cambria"/>
          <w:b/>
          <w:bCs/>
        </w:rPr>
      </w:pPr>
      <w:bookmarkStart w:id="60" w:name="kodigo_table_3_4"/>
      <w:r w:rsidRPr="00F54185">
        <w:rPr>
          <w:rFonts w:ascii="Cambria" w:eastAsia="Cambria" w:hAnsi="Cambria" w:cs="Cambria"/>
          <w:b/>
          <w:bCs/>
        </w:rPr>
        <w:t>Table 3.4. Software Development Tools</w:t>
      </w:r>
      <w:bookmarkEnd w:id="60"/>
    </w:p>
    <w:p w14:paraId="1AE27795" w14:textId="77777777" w:rsidR="00AA1678" w:rsidRPr="00F54185" w:rsidRDefault="00C96362">
      <w:pPr>
        <w:pStyle w:val="Heading1"/>
        <w:rPr>
          <w:rFonts w:ascii="Cambria" w:hAnsi="Cambria"/>
        </w:rPr>
        <w:pPrChange w:id="61" w:author="Evon Vergara" w:date="2026-04-14T03:03:00Z" w16du:dateUtc="2026-04-13T19:03:00Z">
          <w:pPr>
            <w:spacing w:line="480" w:lineRule="auto"/>
          </w:pPr>
        </w:pPrChange>
      </w:pPr>
      <w:bookmarkStart w:id="62" w:name="_Toc244036523"/>
      <w:r w:rsidRPr="00F54185">
        <w:rPr>
          <w:rFonts w:ascii="Cambria" w:hAnsi="Cambria"/>
        </w:rPr>
        <w:t>Project Features</w:t>
      </w:r>
      <w:bookmarkEnd w:id="62"/>
    </w:p>
    <w:tbl>
      <w:tblPr>
        <w:tblStyle w:val="ac"/>
        <w:tblW w:w="8620" w:type="dxa"/>
        <w:tblInd w:w="0" w:type="dxa"/>
        <w:tblLayout w:type="fixed"/>
        <w:tblLook w:val="0400" w:firstRow="0" w:lastRow="0" w:firstColumn="0" w:lastColumn="0" w:noHBand="0" w:noVBand="1"/>
      </w:tblPr>
      <w:tblGrid>
        <w:gridCol w:w="2909"/>
        <w:gridCol w:w="5711"/>
      </w:tblGrid>
      <w:tr w:rsidR="00AA1678" w:rsidRPr="00F54185" w14:paraId="7DEFB99A"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243F3" w14:textId="77777777" w:rsidR="001B1120" w:rsidRDefault="00C96362">
            <w:r>
              <w:t>Feature</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5C3A7" w14:textId="77777777" w:rsidR="001B1120" w:rsidRDefault="00C96362">
            <w:r>
              <w:t>Description</w:t>
            </w:r>
          </w:p>
        </w:tc>
      </w:tr>
      <w:tr w:rsidR="00AA1678" w:rsidRPr="00F54185" w14:paraId="47BDE6A2"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04446" w14:textId="77777777" w:rsidR="001B1120" w:rsidRDefault="00C96362">
            <w:r>
              <w:t>Role-Based Access Control</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83109" w14:textId="77777777" w:rsidR="001B1120" w:rsidRDefault="00C96362">
            <w:r>
              <w:t>Supports Super Admin, Admin, Cashier, and Inventory roles. Super Admin handles invite-code governance; Admin manages assigned-store operations, users, suppliers, purchasing, and reports; Cashier handles POS; Inventory manages products, stock, adjustments, and inventory-oriented reports.</w:t>
            </w:r>
          </w:p>
        </w:tc>
      </w:tr>
      <w:tr w:rsidR="00AA1678" w:rsidRPr="00F54185" w14:paraId="32B29735"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5AFD0" w14:textId="77777777" w:rsidR="001B1120" w:rsidRDefault="00C96362">
            <w:r>
              <w:t>Authentication System</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6AC09" w14:textId="77777777" w:rsidR="001B1120" w:rsidRDefault="00C96362">
            <w:r>
              <w:t xml:space="preserve">Provides Supabase email/password login, invite-based owner registration, password reset, protected routes, and </w:t>
            </w:r>
            <w:r>
              <w:lastRenderedPageBreak/>
              <w:t>TOTP MFA/AAL2 assurance for enrolled accounts and protected operations.</w:t>
            </w:r>
          </w:p>
        </w:tc>
      </w:tr>
      <w:tr w:rsidR="00AA1678" w:rsidRPr="00F54185" w14:paraId="74749676"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FA01A" w14:textId="77777777" w:rsidR="001B1120" w:rsidRDefault="00C96362">
            <w:r>
              <w:lastRenderedPageBreak/>
              <w:t>Transaction Processing (POS)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DC2BC" w14:textId="77777777" w:rsidR="001B1120" w:rsidRDefault="00C96362">
            <w:r>
              <w:t>Enables server-validated sales using product name/SKU/barcode search, configured selling options, the product's configured shared or separate stock stream, supported payment methods, discounts, receipt snapshots, and controlled void/refund workflows.</w:t>
            </w:r>
          </w:p>
        </w:tc>
      </w:tr>
      <w:tr w:rsidR="00AA1678" w:rsidRPr="00F54185" w14:paraId="383D70B5"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D29D9" w14:textId="77777777" w:rsidR="001B1120" w:rsidRDefault="00C96362">
            <w:r>
              <w:t>Barcode and Manual Product Search</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B42C5" w14:textId="77777777" w:rsidR="001B1120" w:rsidRDefault="00C96362">
            <w:r>
              <w:t>Allows products to be retrieved using barcode scanning or manual input.</w:t>
            </w:r>
          </w:p>
        </w:tc>
      </w:tr>
      <w:tr w:rsidR="00AA1678" w:rsidRPr="00F54185" w14:paraId="4C337D79"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9B462" w14:textId="77777777" w:rsidR="001B1120" w:rsidRDefault="00C96362">
            <w:r>
              <w:t>Cart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9EB44" w14:textId="77777777" w:rsidR="001B1120" w:rsidRDefault="00C96362">
            <w:r>
              <w:t>Supports adding, updating, and removing items during a transaction.</w:t>
            </w:r>
          </w:p>
        </w:tc>
      </w:tr>
      <w:tr w:rsidR="00AA1678" w:rsidRPr="00F54185" w14:paraId="5AC5A32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168D7" w14:textId="77777777" w:rsidR="001B1120" w:rsidRDefault="00C96362">
            <w:r>
              <w:t>Payment and Receipt Generation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FF0CD" w14:textId="77777777" w:rsidR="001B1120" w:rsidRDefault="00C96362">
            <w:r>
              <w:t>Records cash, GCash, card, or bank-transfer payment methods; validates cash tender and change; and generates printable or downloadable receipt snapshots. Payment methods are recorded without a payment-gateway integration.</w:t>
            </w:r>
          </w:p>
        </w:tc>
      </w:tr>
      <w:tr w:rsidR="00AA1678" w:rsidRPr="00F54185" w14:paraId="27C632E3"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07E88" w14:textId="77777777" w:rsidR="001B1120" w:rsidRDefault="00C96362">
            <w:r>
              <w:t>Hardware Integration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31B2B" w14:textId="77777777" w:rsidR="001B1120" w:rsidRDefault="00C96362">
            <w:r>
              <w:t>Supports browser printing, thermal/A4 or PDF receipt output, barcode input, and optional QZ Tray cash-drawer pulses through a selected printer; local hardware availability and configuration are required.</w:t>
            </w:r>
          </w:p>
        </w:tc>
      </w:tr>
      <w:tr w:rsidR="00AA1678" w:rsidRPr="00F54185" w14:paraId="5A6E7BE5"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B0873" w14:textId="77777777" w:rsidR="001B1120" w:rsidRDefault="00C96362">
            <w:r>
              <w:t>Product Information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029C0" w14:textId="77777777" w:rsidR="001B1120" w:rsidRDefault="00C96362">
            <w:r>
              <w:t>Stores product identity, SKU, barcode, category, supplier links, base unit, configured stock streams, restocking and selling options, cost, price, thresholds, margins, and archive state.</w:t>
            </w:r>
          </w:p>
        </w:tc>
      </w:tr>
      <w:tr w:rsidR="00AA1678" w:rsidRPr="00F54185" w14:paraId="4FCC730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3F587" w14:textId="77777777" w:rsidR="001B1120" w:rsidRDefault="00C96362">
            <w:r>
              <w:t>Stock Monitoring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F271D" w14:textId="77777777" w:rsidR="001B1120" w:rsidRDefault="00C96362">
            <w:r>
              <w:t xml:space="preserve">Tracks configured base-unit quantity on hand, minimum/safety/reorder thresholds, lead time, </w:t>
            </w:r>
            <w:r>
              <w:lastRenderedPageBreak/>
              <w:t>low/critical/out-of-stock states, and descriptive sales-velocity indicators.</w:t>
            </w:r>
          </w:p>
        </w:tc>
      </w:tr>
      <w:tr w:rsidR="00AA1678" w:rsidRPr="00F54185" w14:paraId="3D64993A"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5B82B" w14:textId="77777777" w:rsidR="001B1120" w:rsidRDefault="00C96362">
            <w:r>
              <w:lastRenderedPageBreak/>
              <w:t>Stock Adjustment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747A6" w14:textId="77777777" w:rsidR="001B1120" w:rsidRDefault="00C96362">
            <w:r>
              <w:t>Allows authorized base-unit stock adjustments with movement/audit records and controlled server-side validation.</w:t>
            </w:r>
          </w:p>
        </w:tc>
      </w:tr>
      <w:tr w:rsidR="00AA1678" w:rsidRPr="00F54185" w14:paraId="7E8BB3A9"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70B74" w14:textId="77777777" w:rsidR="001B1120" w:rsidRDefault="00C96362">
            <w:r>
              <w:t>Bulk-to-Piece Conversion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F429F" w14:textId="77777777" w:rsidR="001B1120" w:rsidRDefault="00C96362">
            <w:r>
              <w:t>Supports configured pack/box/case/tray receiving conversions and selling options that may share stock or use separate stock streams; bulk discounts may use percentage or fixed-amount rules.</w:t>
            </w:r>
          </w:p>
        </w:tc>
      </w:tr>
      <w:tr w:rsidR="00AA1678" w:rsidRPr="00F54185" w14:paraId="58C7221F"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85BCC" w14:textId="77777777" w:rsidR="001B1120" w:rsidRDefault="00C96362">
            <w:r>
              <w:t>Audit Trail Logging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66F43" w14:textId="77777777" w:rsidR="001B1120" w:rsidRDefault="00C96362">
            <w:r>
              <w:t>Records inventory movements, transaction events, price history, receipt snapshots, consignment receipts and balances, supplier payments, and other protected system changes for review.</w:t>
            </w:r>
          </w:p>
        </w:tc>
      </w:tr>
      <w:tr w:rsidR="00AA1678" w:rsidRPr="00F54185" w14:paraId="39533686"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4F5B9" w14:textId="77777777" w:rsidR="001B1120" w:rsidRDefault="00C96362">
            <w:r>
              <w:t>Supplier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39AB7" w14:textId="77777777" w:rsidR="001B1120" w:rsidRDefault="00C96362">
            <w:r>
              <w:t>Maintains supplier records, assigned-store links, product-supplier relationships, lead times, order history, and derived performance scores.</w:t>
            </w:r>
          </w:p>
        </w:tc>
      </w:tr>
      <w:tr w:rsidR="00AA1678" w:rsidRPr="00F54185" w14:paraId="6D3BE055"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F7691" w14:textId="77777777" w:rsidR="001B1120" w:rsidRDefault="00C96362">
            <w:r>
              <w:t>Restock Recommendations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461E2" w14:textId="77777777" w:rsidR="001B1120" w:rsidRDefault="00C96362">
            <w:r>
              <w:t>Uses recorded sales and stock-loss history, supplier lead time, configured buffers, and package-size rounding to suggest replenishment; threshold-based rules are used when history is unavailable. Suggestions are descriptive, not predictive AI.</w:t>
            </w:r>
          </w:p>
        </w:tc>
      </w:tr>
      <w:tr w:rsidR="00AA1678" w:rsidRPr="00F54185" w14:paraId="7361046A"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A16CA" w14:textId="77777777" w:rsidR="001B1120" w:rsidRDefault="00C96362">
            <w:r>
              <w:t>Purchase Order Preparation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90B3D" w14:textId="77777777" w:rsidR="001B1120" w:rsidRDefault="00C96362">
            <w:r>
              <w:t>Groups restocking requirements by supplier and store, creates purchase orders, records receiving, and converts received package quantities into base units. Supplier purchasing workflows are Admin-scoped.</w:t>
            </w:r>
          </w:p>
        </w:tc>
      </w:tr>
      <w:tr w:rsidR="00AA1678" w:rsidRPr="00F54185" w14:paraId="2A40109F" w14:textId="77777777">
        <w:trPr>
          <w:cantSplit/>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34DDE" w14:textId="77777777" w:rsidR="001B1120" w:rsidRDefault="00C96362">
            <w:r>
              <w:lastRenderedPageBreak/>
              <w:t>Consignment Inventory and Supplier Balances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F251F" w14:textId="77777777" w:rsidR="001B1120" w:rsidRDefault="00C96362">
            <w:r>
              <w:t>Tracks consigned receipt lots and the full agreed supplier value payable upon receipt, including unsold goods. Admin users record payments or credits and review outstanding balances; this is not general accounts payable or a general ledger.</w:t>
            </w:r>
          </w:p>
        </w:tc>
      </w:tr>
      <w:tr w:rsidR="00AA1678" w:rsidRPr="00F54185" w14:paraId="40159E00"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A6F10" w14:textId="77777777" w:rsidR="001B1120" w:rsidRDefault="00C96362">
            <w:r>
              <w:t>Supplier Evaluation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3A7B5" w14:textId="77777777" w:rsidR="001B1120" w:rsidRDefault="00C96362">
            <w:r>
              <w:t>Evaluates suppliers based on pricing and reliability.</w:t>
            </w:r>
          </w:p>
        </w:tc>
      </w:tr>
      <w:tr w:rsidR="00AA1678" w:rsidRPr="00F54185" w14:paraId="263CA0BA"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B3846" w14:textId="77777777" w:rsidR="001B1120" w:rsidRDefault="00C96362">
            <w:r>
              <w:t>Dashboard Overview</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A99D6" w14:textId="77777777" w:rsidR="001B1120" w:rsidRDefault="00C96362">
            <w:r>
              <w:t>Provides reference-date and weekly, monthly, or yearly controls for summary metrics, trends, and recent transactions. Dashboard Top 10 products are ranked by net base units in the reference month; stock alerts reflect current inventory.</w:t>
            </w:r>
          </w:p>
        </w:tc>
      </w:tr>
      <w:tr w:rsidR="00AA1678" w:rsidRPr="00F54185" w14:paraId="57818DA5"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ECE51" w14:textId="77777777" w:rsidR="001B1120" w:rsidRDefault="00C96362">
            <w:r>
              <w:t>Sales Analytics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DF5F5" w14:textId="77777777" w:rsidR="001B1120" w:rsidRDefault="00C96362">
            <w:r>
              <w:t>Provides period, payment, and status filters with net sales, transaction count, average order value, gross profit, hourly/category/selling-option breakdowns, and recent transaction views. Export is provided through the Reports area.</w:t>
            </w:r>
          </w:p>
        </w:tc>
      </w:tr>
      <w:tr w:rsidR="00AA1678" w:rsidRPr="00F54185" w14:paraId="61FC4976"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3E463" w14:textId="77777777" w:rsidR="001B1120" w:rsidRDefault="00C96362">
            <w:r>
              <w:t>Product Ranking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D5D98" w14:textId="77777777" w:rsidR="001B1120" w:rsidRDefault="00C96362">
            <w:r>
              <w:t>Compares products and selling options for selected periods using measures that include base units, net revenue, gross sales, discounts and returns, and profit; the dashboard's monthly Top 10 uses net base units.</w:t>
            </w:r>
          </w:p>
        </w:tc>
      </w:tr>
      <w:tr w:rsidR="00AA1678" w:rsidRPr="00F54185" w14:paraId="76A7BDB0"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B2B61" w14:textId="77777777" w:rsidR="001B1120" w:rsidRDefault="00C96362">
            <w:r>
              <w:t>System Settings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BF737" w14:textId="77777777" w:rsidR="001B1120" w:rsidRDefault="00C96362">
            <w:r>
              <w:t>Allows authorized Admin users to configure store information, tax and receipt/branding fields, users, notification preferences, and security settings within assigned privileges.</w:t>
            </w:r>
          </w:p>
        </w:tc>
      </w:tr>
      <w:tr w:rsidR="00AA1678" w:rsidRPr="00F54185" w14:paraId="3D2E1086"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4F86F" w14:textId="77777777" w:rsidR="001B1120" w:rsidRDefault="00C96362">
            <w:r>
              <w:t>Sales and Inventory Reports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B7897" w14:textId="77777777" w:rsidR="001B1120" w:rsidRDefault="00C96362">
            <w:r>
              <w:t xml:space="preserve">Provides sales, inventory, stock-movement, restock-history, and price-history reports within role and store </w:t>
            </w:r>
            <w:r>
              <w:lastRenderedPageBreak/>
              <w:t>scope. Admin reports support XLSX export; inventory-oriented reports support CSV export.</w:t>
            </w:r>
          </w:p>
        </w:tc>
      </w:tr>
      <w:tr w:rsidR="00AA1678" w:rsidRPr="00F54185" w14:paraId="67BF9332"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CAC17" w14:textId="77777777" w:rsidR="001B1120" w:rsidRDefault="00C96362">
            <w:r>
              <w:lastRenderedPageBreak/>
              <w:t>Notifications and Alerts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2A5CD" w14:textId="77777777" w:rsidR="001B1120" w:rsidRDefault="00C96362">
            <w:r>
              <w:t>Records stock, sale, error, daily-summary, milestone, and report-export notifications with user preference/state handling.</w:t>
            </w:r>
          </w:p>
        </w:tc>
      </w:tr>
      <w:tr w:rsidR="00AA1678" w:rsidRPr="00F54185" w14:paraId="31A3B726"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ECA51" w14:textId="77777777" w:rsidR="001B1120" w:rsidRDefault="00C96362">
            <w:r>
              <w:t>Offline Queueing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46783" w14:textId="77777777" w:rsidR="001B1120" w:rsidRDefault="00C96362">
            <w:r>
              <w:t>Caches products and queues supported POS or generic mutations in IndexedDB for replay after connectivity returns; full offline reporting and automatic conflict resolution are outside scope.</w:t>
            </w:r>
          </w:p>
        </w:tc>
      </w:tr>
      <w:tr w:rsidR="00AA1678" w:rsidRPr="00F54185" w14:paraId="4DF6FBF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60D3C" w14:textId="77777777" w:rsidR="001B1120" w:rsidRDefault="00C96362">
            <w:r>
              <w:t>Historical Snapshots and Price History</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6AE3C" w14:textId="77777777" w:rsidR="001B1120" w:rsidRDefault="00C96362">
            <w:r>
              <w:t>Preserves sale-item, receipt, cost, selling-price, and related historical values so later product or price edits do not rewrite completed records.</w:t>
            </w:r>
          </w:p>
        </w:tc>
      </w:tr>
      <w:tr w:rsidR="00AA1678" w:rsidRPr="00F54185" w14:paraId="35A6E7EF"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C9669" w14:textId="77777777" w:rsidR="001B1120" w:rsidRDefault="00C96362">
            <w:r>
              <w:t>Product Archiving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2FAA9" w14:textId="77777777" w:rsidR="001B1120" w:rsidRDefault="00C96362">
            <w:r>
              <w:t>Uses active/archive state for products with history and prevents destructive deletion when retained sales records require the product to remain auditable.</w:t>
            </w:r>
          </w:p>
        </w:tc>
      </w:tr>
    </w:tbl>
    <w:p w14:paraId="5F1C7AB0" w14:textId="77777777" w:rsidR="00AA1678" w:rsidRPr="00F54185" w:rsidRDefault="00C96362">
      <w:pPr>
        <w:spacing w:line="480" w:lineRule="auto"/>
        <w:jc w:val="center"/>
        <w:rPr>
          <w:rFonts w:ascii="Cambria" w:eastAsia="Cambria" w:hAnsi="Cambria" w:cs="Cambria"/>
        </w:rPr>
      </w:pPr>
      <w:bookmarkStart w:id="63" w:name="kodigo_table_3_5"/>
      <w:r w:rsidRPr="00F54185">
        <w:rPr>
          <w:rFonts w:ascii="Cambria" w:eastAsia="Cambria" w:hAnsi="Cambria" w:cs="Cambria"/>
          <w:b/>
          <w:bCs/>
        </w:rPr>
        <w:t>Table 3.5. Project Features</w:t>
      </w:r>
      <w:bookmarkEnd w:id="63"/>
    </w:p>
    <w:p w14:paraId="629B9AFC" w14:textId="77777777" w:rsidR="00AA1678" w:rsidRPr="00F54185" w:rsidRDefault="00C96362">
      <w:pPr>
        <w:spacing w:line="480" w:lineRule="auto"/>
        <w:rPr>
          <w:rFonts w:ascii="Cambria" w:eastAsia="Cambria" w:hAnsi="Cambria" w:cs="Cambria"/>
        </w:rPr>
      </w:pPr>
      <w:r>
        <w:t>Table 3.5 presents the project features of the developed Cloud-Based Inventory and Financial Management System. It supports four roles: Super Admin for invite-code governance; Admin for assigned-store operations, users, suppliers, purchasing, and reporting; Cashier for POS sales and receipts; and Inventory for products, stock, adjustments, and inventory-oriented reports. Core features include base-unit stock management, configured selling options, consignment supplier balances, transaction history, notifications, and descriptive dashboards.</w:t>
      </w:r>
    </w:p>
    <w:p w14:paraId="0695A8B7" w14:textId="77777777" w:rsidR="00AA1678" w:rsidRDefault="00C96362" w:rsidP="007B70AD">
      <w:pPr>
        <w:spacing w:line="480" w:lineRule="auto"/>
        <w:ind w:firstLine="720"/>
      </w:pPr>
      <w:r>
        <w:t>The platform integrates sales, inventory, supplier management, purchasing, consignment tracking, reports, and descriptive analytics. Role permissions separate invite governance, store administration, inventory work, and transaction processing, with server-</w:t>
      </w:r>
      <w:r>
        <w:lastRenderedPageBreak/>
        <w:t>authoritative records. Bounded offline queueing supports selected operations; comprehensive conflict resolution and predictive AI are outside the implemented scope.</w:t>
      </w:r>
    </w:p>
    <w:p w14:paraId="36762EED" w14:textId="77777777" w:rsidR="00BF5034" w:rsidRPr="00F54185" w:rsidRDefault="00BF5034" w:rsidP="00BF5034">
      <w:pPr>
        <w:spacing w:line="480" w:lineRule="auto"/>
        <w:rPr>
          <w:rFonts w:ascii="Cambria" w:eastAsia="Cambria" w:hAnsi="Cambria" w:cs="Cambria"/>
        </w:rPr>
      </w:pPr>
    </w:p>
    <w:p w14:paraId="6EF307A5" w14:textId="77777777" w:rsidR="00AA1678" w:rsidRPr="00F54185" w:rsidRDefault="00C96362">
      <w:pPr>
        <w:pStyle w:val="Heading1"/>
        <w:rPr>
          <w:rFonts w:ascii="Cambria" w:hAnsi="Cambria"/>
        </w:rPr>
        <w:pPrChange w:id="64" w:author="Evon Vergara" w:date="2026-04-14T03:03:00Z" w16du:dateUtc="2026-04-13T19:03:00Z">
          <w:pPr>
            <w:spacing w:line="480" w:lineRule="auto"/>
          </w:pPr>
        </w:pPrChange>
      </w:pPr>
      <w:r w:rsidRPr="00F54185">
        <w:rPr>
          <w:rFonts w:ascii="Cambria" w:hAnsi="Cambria"/>
        </w:rPr>
        <w:t> </w:t>
      </w:r>
      <w:bookmarkStart w:id="65" w:name="_Toc244036524"/>
      <w:r w:rsidRPr="00F54185">
        <w:rPr>
          <w:rFonts w:ascii="Cambria" w:hAnsi="Cambria"/>
        </w:rPr>
        <w:t>Use-Case Diagram</w:t>
      </w:r>
      <w:bookmarkEnd w:id="65"/>
    </w:p>
    <w:p w14:paraId="7C79451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A use case diagram is an important tool for visualizing the functions of a system and showing the interactions between users and the system. It helps present the system’s functional requirements in a clear and organized manner, making it easier to understand the roles of users and the services the system provides. This is essential in supporting effective system design and improving communication among stakeholders.</w:t>
      </w:r>
      <w:r w:rsidRPr="00F54185">
        <w:rPr>
          <w:rFonts w:ascii="Cambria" w:eastAsia="Cambria" w:hAnsi="Cambria" w:cs="Cambria"/>
        </w:rPr>
        <w:br/>
      </w:r>
      <w:r w:rsidRPr="00F54185">
        <w:rPr>
          <w:rFonts w:ascii="Cambria" w:eastAsia="Cambria" w:hAnsi="Cambria" w:cs="Cambria"/>
        </w:rPr>
        <w:tab/>
        <w:t>According to Rahayu et al. (2021), use case diagrams provide a clear visual representation of user requirements, helping developers better understand the goals and workflows of the system. Similarly, Yulianto et al. (2020) state that use case diagrams support system development by identifying functional boundaries, promoting clarity, and reducing the risk of scope creep. Through this, use case diagrams encourage better collaboration between technical and non-technical stakeholders, which contributes to the development of a more organized, user-centered, and efficient system.</w:t>
      </w:r>
    </w:p>
    <w:p w14:paraId="535B8E6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lastRenderedPageBreak/>
        <w:drawing>
          <wp:inline distT="0" distB="0" distL="0" distR="0" wp14:anchorId="4A1CD8AA" wp14:editId="4FB0BEC9">
            <wp:extent cx="2628900" cy="377952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2628900" cy="3779520"/>
                    </a:xfrm>
                    <a:prstGeom prst="rect">
                      <a:avLst/>
                    </a:prstGeom>
                    <a:ln/>
                  </pic:spPr>
                </pic:pic>
              </a:graphicData>
            </a:graphic>
          </wp:inline>
        </w:drawing>
      </w:r>
    </w:p>
    <w:p w14:paraId="7A727DD9" w14:textId="77777777" w:rsidR="00AA1678" w:rsidRPr="00F54185" w:rsidRDefault="00C96362">
      <w:pPr>
        <w:spacing w:line="480" w:lineRule="auto"/>
        <w:jc w:val="center"/>
        <w:rPr>
          <w:rFonts w:ascii="Cambria" w:eastAsia="Cambria" w:hAnsi="Cambria" w:cs="Cambria"/>
        </w:rPr>
      </w:pPr>
      <w:bookmarkStart w:id="66" w:name="kodigo_figure_3_3"/>
      <w:r>
        <w:t>Figure 3.3. UML Use-Case Diagram of the Kodigo System</w:t>
      </w:r>
      <w:bookmarkEnd w:id="66"/>
    </w:p>
    <w:p w14:paraId="1552E0C6" w14:textId="77777777" w:rsidR="00AA1678" w:rsidRPr="00F54185" w:rsidRDefault="00C96362">
      <w:pPr>
        <w:spacing w:line="480" w:lineRule="auto"/>
        <w:rPr>
          <w:rFonts w:ascii="Cambria" w:eastAsia="Cambria" w:hAnsi="Cambria" w:cs="Cambria"/>
        </w:rPr>
      </w:pPr>
      <w:r>
        <w:t>Figure 3.3 presents the UML use-case diagram of the Kodigo system. The four roles are Super Admin, Admin, Inventory Staff, and Cashier. Authentication uses MFA assurance when configured. Super Admin generates Admin invite codes. Admin manages assigned stores, users, suppliers, purchase orders, dedicated restocking, consignment balances, dashboards, analytics, and reports. Inventory Staff manage products, base-unit stock, adjustments, and inventory-oriented reports. Cashiers process POS sales and receipts. These use cases reflect the implemented role separation.</w:t>
      </w:r>
    </w:p>
    <w:p w14:paraId="2785D7FC" w14:textId="77777777" w:rsidR="00AA1678" w:rsidRPr="00F54185" w:rsidRDefault="00C96362">
      <w:pPr>
        <w:pStyle w:val="Heading1"/>
        <w:rPr>
          <w:rFonts w:ascii="Cambria" w:hAnsi="Cambria"/>
        </w:rPr>
        <w:pPrChange w:id="67" w:author="Evon Vergara" w:date="2026-04-14T03:03:00Z" w16du:dateUtc="2026-04-13T19:03:00Z">
          <w:pPr>
            <w:spacing w:line="480" w:lineRule="auto"/>
          </w:pPr>
        </w:pPrChange>
      </w:pPr>
      <w:bookmarkStart w:id="68" w:name="_Toc244036525"/>
      <w:r w:rsidRPr="00F54185">
        <w:rPr>
          <w:rFonts w:ascii="Cambria" w:hAnsi="Cambria"/>
        </w:rPr>
        <w:t>Context Flow Diagram</w:t>
      </w:r>
      <w:bookmarkEnd w:id="68"/>
    </w:p>
    <w:p w14:paraId="54BBA009" w14:textId="77777777" w:rsidR="00AA1678" w:rsidRPr="00F54185" w:rsidRDefault="00C96362">
      <w:pPr>
        <w:spacing w:line="480" w:lineRule="auto"/>
        <w:rPr>
          <w:rFonts w:ascii="Cambria" w:eastAsia="Cambria" w:hAnsi="Cambria" w:cs="Cambria"/>
        </w:rPr>
      </w:pPr>
      <w:r>
        <w:t xml:space="preserve">A context flow diagram provides a high-level view of the system boundary by showing the human roles and operational information that exchange data with the Kodigo platform. </w:t>
      </w:r>
      <w:r>
        <w:lastRenderedPageBreak/>
        <w:t>Supplier information is represented as an internal business record rather than as a separate supplier-facing system.</w:t>
      </w:r>
    </w:p>
    <w:p w14:paraId="3CF749A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drawing>
          <wp:inline distT="0" distB="0" distL="0" distR="0" wp14:anchorId="4A93F45E" wp14:editId="2912A1B3">
            <wp:extent cx="5486400" cy="290322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486400" cy="2903220"/>
                    </a:xfrm>
                    <a:prstGeom prst="rect">
                      <a:avLst/>
                    </a:prstGeom>
                    <a:ln/>
                  </pic:spPr>
                </pic:pic>
              </a:graphicData>
            </a:graphic>
          </wp:inline>
        </w:drawing>
      </w:r>
    </w:p>
    <w:p w14:paraId="75D1FB23" w14:textId="77777777" w:rsidR="00AA1678" w:rsidRPr="00F54185" w:rsidRDefault="00C96362">
      <w:pPr>
        <w:spacing w:line="480" w:lineRule="auto"/>
        <w:jc w:val="center"/>
        <w:rPr>
          <w:rFonts w:ascii="Cambria" w:eastAsia="Cambria" w:hAnsi="Cambria" w:cs="Cambria"/>
        </w:rPr>
      </w:pPr>
      <w:bookmarkStart w:id="69" w:name="kodigo_figure_3_4"/>
      <w:r>
        <w:t>Figure 3.4. Context Flow Diagram of the Kodigo System</w:t>
      </w:r>
      <w:bookmarkEnd w:id="69"/>
    </w:p>
    <w:p w14:paraId="139C5BA3" w14:textId="77777777" w:rsidR="00AA1678" w:rsidRPr="00F54185" w:rsidRDefault="00C96362">
      <w:pPr>
        <w:spacing w:line="480" w:lineRule="auto"/>
        <w:rPr>
          <w:rFonts w:ascii="Cambria" w:eastAsia="Cambria" w:hAnsi="Cambria" w:cs="Cambria"/>
        </w:rPr>
      </w:pPr>
      <w:r>
        <w:t>Figure 3.4 presents the context flow diagram of the developed system. It connects the Kodigo platform to Super Admin, Admin, Inventory Staff, and Cashier roles. Super Admin requests invite-code generation and receives onboarding status. Admin manages assigned stores, users, products, suppliers, purchase orders, restocking, consignment balances, dashboards, analytics, and reports. Inventory Staff maintain product and stock records and receive inventory views. Cashiers submit sales and receive confirmations and receipts. Supplier and delivery details are maintained as internal records; no supplier portal or external integration is implemented.</w:t>
      </w:r>
    </w:p>
    <w:p w14:paraId="707441AC" w14:textId="77777777" w:rsidR="00AA1678" w:rsidRPr="00F54185" w:rsidRDefault="00AA1678">
      <w:pPr>
        <w:spacing w:line="480" w:lineRule="auto"/>
        <w:rPr>
          <w:rFonts w:ascii="Cambria" w:eastAsia="Cambria" w:hAnsi="Cambria" w:cs="Cambria"/>
        </w:rPr>
      </w:pPr>
    </w:p>
    <w:p w14:paraId="37084BEF" w14:textId="77777777" w:rsidR="00AA1678" w:rsidRPr="00F54185" w:rsidRDefault="00C96362">
      <w:pPr>
        <w:pStyle w:val="Heading1"/>
        <w:rPr>
          <w:rFonts w:ascii="Cambria" w:hAnsi="Cambria"/>
        </w:rPr>
        <w:pPrChange w:id="70" w:author="Evon Vergara" w:date="2026-04-14T03:03:00Z" w16du:dateUtc="2026-04-13T19:03:00Z">
          <w:pPr>
            <w:spacing w:line="480" w:lineRule="auto"/>
          </w:pPr>
        </w:pPrChange>
      </w:pPr>
      <w:bookmarkStart w:id="71" w:name="_Toc244036526"/>
      <w:r w:rsidRPr="00F54185">
        <w:rPr>
          <w:rFonts w:ascii="Cambria" w:hAnsi="Cambria"/>
        </w:rPr>
        <w:t>Data Flow Diagram</w:t>
      </w:r>
      <w:bookmarkEnd w:id="71"/>
    </w:p>
    <w:p w14:paraId="5455F1C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data flow diagram shows how data move through the major processes, data stores, and external entities of the developed system.</w:t>
      </w:r>
    </w:p>
    <w:p w14:paraId="0028627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4AD22AEA" wp14:editId="7BC53982">
            <wp:extent cx="5486400" cy="3691986"/>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t="3608" b="-3608"/>
                    <a:stretch>
                      <a:fillRect/>
                    </a:stretch>
                  </pic:blipFill>
                  <pic:spPr>
                    <a:xfrm>
                      <a:off x="0" y="0"/>
                      <a:ext cx="5486400" cy="3691986"/>
                    </a:xfrm>
                    <a:prstGeom prst="rect">
                      <a:avLst/>
                    </a:prstGeom>
                    <a:ln/>
                  </pic:spPr>
                </pic:pic>
              </a:graphicData>
            </a:graphic>
          </wp:inline>
        </w:drawing>
      </w:r>
    </w:p>
    <w:p w14:paraId="2856318B" w14:textId="77777777" w:rsidR="00AA1678" w:rsidRPr="00F54185" w:rsidRDefault="00C96362">
      <w:pPr>
        <w:spacing w:line="480" w:lineRule="auto"/>
        <w:jc w:val="center"/>
        <w:rPr>
          <w:rFonts w:ascii="Cambria" w:eastAsia="Cambria" w:hAnsi="Cambria" w:cs="Cambria"/>
        </w:rPr>
      </w:pPr>
      <w:bookmarkStart w:id="72" w:name="kodigo_figure_3_5"/>
      <w:r>
        <w:t>Figure 3.5. Data Flow Diagram (Level 1) of the Kodigo System</w:t>
      </w:r>
      <w:bookmarkEnd w:id="72"/>
    </w:p>
    <w:p w14:paraId="0DB771D3" w14:textId="77777777" w:rsidR="00AA1678" w:rsidRPr="00F54185" w:rsidRDefault="00C96362">
      <w:pPr>
        <w:spacing w:line="480" w:lineRule="auto"/>
        <w:ind w:firstLine="720"/>
        <w:rPr>
          <w:rFonts w:ascii="Cambria" w:eastAsia="Cambria" w:hAnsi="Cambria" w:cs="Cambria"/>
        </w:rPr>
      </w:pPr>
      <w:r>
        <w:t>Figure 3.5 presents the level-1 data flow diagram of the developed Kodigo system. It shows authentication and MFA, onboarding and role enforcement, inventory and purchasing, POS and transaction lifecycle, reports and analytics, and bounded offline queueing. Application guards, protected server functions, and database policies enforce role and store access. Records include products, configured stock streams, movements, suppliers, purchase orders, receiving, consignment lots and payables, supplier payments, sales, receipts, returns, refunds, and audit events. Server-validated sales record selected payment methods and update the configured stock stream. Reports read recorded transactions and inventory history. Supported operations can be queued in the browser during connectivity loss and replayed after reconnection; this does not provide comprehensive offline behavior or automatic conflict resolution.</w:t>
      </w:r>
    </w:p>
    <w:p w14:paraId="519662B9" w14:textId="77777777" w:rsidR="00AA1678" w:rsidRPr="00F54185" w:rsidRDefault="00AA1678">
      <w:pPr>
        <w:spacing w:line="480" w:lineRule="auto"/>
        <w:ind w:firstLine="720"/>
        <w:rPr>
          <w:rFonts w:ascii="Cambria" w:eastAsia="Cambria" w:hAnsi="Cambria" w:cs="Cambria"/>
        </w:rPr>
      </w:pPr>
    </w:p>
    <w:p w14:paraId="11564075" w14:textId="77777777" w:rsidR="00AA1678" w:rsidRPr="00F54185" w:rsidRDefault="00C96362" w:rsidP="00F54185">
      <w:pPr>
        <w:pStyle w:val="Heading1"/>
        <w:rPr>
          <w:rFonts w:ascii="Cambria" w:hAnsi="Cambria"/>
        </w:rPr>
      </w:pPr>
      <w:bookmarkStart w:id="73" w:name="_Toc244036527"/>
      <w:r w:rsidRPr="00F54185">
        <w:rPr>
          <w:rFonts w:ascii="Cambria" w:hAnsi="Cambria"/>
        </w:rPr>
        <w:t>Mock-ups and Prototype</w:t>
      </w:r>
      <w:bookmarkEnd w:id="73"/>
      <w:r w:rsidRPr="00F54185">
        <w:rPr>
          <w:rFonts w:ascii="Cambria" w:hAnsi="Cambria"/>
        </w:rPr>
        <w:tab/>
      </w:r>
    </w:p>
    <w:p w14:paraId="34F37589" w14:textId="77777777" w:rsidR="00AA1678" w:rsidRPr="00F54185" w:rsidRDefault="00F54185" w:rsidP="00F54185">
      <w:pPr>
        <w:spacing w:line="480" w:lineRule="auto"/>
        <w:ind w:firstLine="720"/>
        <w:rPr>
          <w:rFonts w:ascii="Cambria" w:hAnsi="Cambria"/>
        </w:rPr>
      </w:pPr>
      <w:r>
        <w:t>This section presents the visual mock-ups translated into the working prototype/application of the developed Cloud-Based Inventory and Financial Management System. Interface screenshots in this section are representative earlier-build captures; the accompanying text describes the current application. The figures are arranged according to the actual flow of system use, beginning with account creation and access, followed by administrative configuration, daily operational modules, transaction processing, and reporting views. Each figure is accompanied by an explanation of how the page works and how validation is applied to maintain data integrity, role separation, and secure system use.</w:t>
      </w:r>
    </w:p>
    <w:p w14:paraId="7AF0E8F9" w14:textId="77777777" w:rsidR="00F54185" w:rsidRPr="00F54185" w:rsidRDefault="00F54185" w:rsidP="00F54185">
      <w:pPr>
        <w:spacing w:line="480" w:lineRule="auto"/>
        <w:ind w:firstLine="720"/>
        <w:rPr>
          <w:rFonts w:ascii="Cambria" w:eastAsia="Cambria" w:hAnsi="Cambria" w:cs="Cambria"/>
        </w:rPr>
      </w:pPr>
    </w:p>
    <w:p w14:paraId="0726A15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Account Creation and System Access. </w:t>
      </w:r>
      <w:r w:rsidRPr="00F54185">
        <w:rPr>
          <w:rFonts w:ascii="Cambria" w:eastAsia="Cambria" w:hAnsi="Cambria" w:cs="Cambria"/>
        </w:rPr>
        <w:t>The sequence begins with the pages used to register the owner account and authenticate authorized users before they can enter the operational modules of the system.</w:t>
      </w:r>
    </w:p>
    <w:p w14:paraId="7008CE2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83C1CA6" wp14:editId="1523DFDA">
            <wp:extent cx="5212080" cy="25146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5212080" cy="2514600"/>
                    </a:xfrm>
                    <a:prstGeom prst="rect">
                      <a:avLst/>
                    </a:prstGeom>
                    <a:ln/>
                  </pic:spPr>
                </pic:pic>
              </a:graphicData>
            </a:graphic>
          </wp:inline>
        </w:drawing>
      </w:r>
    </w:p>
    <w:p w14:paraId="1CD909C1" w14:textId="77777777" w:rsidR="00AA1678" w:rsidRPr="00F54185" w:rsidRDefault="00C96362">
      <w:pPr>
        <w:spacing w:line="480" w:lineRule="auto"/>
        <w:jc w:val="center"/>
        <w:rPr>
          <w:rFonts w:ascii="Cambria" w:eastAsia="Cambria" w:hAnsi="Cambria" w:cs="Cambria"/>
        </w:rPr>
      </w:pPr>
      <w:bookmarkStart w:id="74" w:name="kodigo_figure_3_6"/>
      <w:r w:rsidRPr="00F54185">
        <w:rPr>
          <w:rFonts w:ascii="Cambria" w:eastAsia="Cambria" w:hAnsi="Cambria" w:cs="Cambria"/>
          <w:b/>
          <w:bCs/>
        </w:rPr>
        <w:t>Figure 3.6. Admin Onboarding Page</w:t>
      </w:r>
      <w:bookmarkEnd w:id="74"/>
    </w:p>
    <w:p w14:paraId="4D580076" w14:textId="77777777" w:rsidR="00AA1678" w:rsidRDefault="00C96362">
      <w:pPr>
        <w:spacing w:line="480" w:lineRule="auto"/>
        <w:rPr>
          <w:rFonts w:ascii="Cambria" w:eastAsia="Cambria" w:hAnsi="Cambria" w:cs="Cambria"/>
        </w:rPr>
      </w:pPr>
      <w:r>
        <w:lastRenderedPageBreak/>
        <w:t>Figure 3.6 presents the Admin onboarding page of the implemented system. This interface is used by the business owner to create the initial Admin account after receiving an invite code generated by the Super Admin. The page captures the full name, email address, password, and Admin invite code before access to the main application is granted. The page functions as a controlled registration gateway for the business-owner Admin account that will manage store operations and authorized users. Validation takes place by requiring complete field entry, checking the email structure, enforcing password input, and rejecting account creation when the invite code is missing or invalid.</w:t>
      </w:r>
    </w:p>
    <w:p w14:paraId="4416966B" w14:textId="77777777" w:rsidR="00200873" w:rsidRPr="00F54185" w:rsidRDefault="00200873">
      <w:pPr>
        <w:spacing w:line="480" w:lineRule="auto"/>
        <w:rPr>
          <w:rFonts w:ascii="Cambria" w:eastAsia="Cambria" w:hAnsi="Cambria" w:cs="Cambria"/>
        </w:rPr>
      </w:pPr>
    </w:p>
    <w:p w14:paraId="319561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1C4F75FB" wp14:editId="2F6DD21C">
            <wp:extent cx="5326380" cy="2430780"/>
            <wp:effectExtent l="0" t="0" r="0" b="0"/>
            <wp:docPr id="2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9"/>
                    <a:srcRect/>
                    <a:stretch>
                      <a:fillRect/>
                    </a:stretch>
                  </pic:blipFill>
                  <pic:spPr>
                    <a:xfrm>
                      <a:off x="0" y="0"/>
                      <a:ext cx="5326380" cy="2430780"/>
                    </a:xfrm>
                    <a:prstGeom prst="rect">
                      <a:avLst/>
                    </a:prstGeom>
                    <a:ln/>
                  </pic:spPr>
                </pic:pic>
              </a:graphicData>
            </a:graphic>
          </wp:inline>
        </w:drawing>
      </w:r>
    </w:p>
    <w:p w14:paraId="4AD435FA" w14:textId="77777777" w:rsidR="00AA1678" w:rsidRPr="00F54185" w:rsidRDefault="00C96362">
      <w:pPr>
        <w:spacing w:line="480" w:lineRule="auto"/>
        <w:jc w:val="center"/>
        <w:rPr>
          <w:rFonts w:ascii="Cambria" w:eastAsia="Cambria" w:hAnsi="Cambria" w:cs="Cambria"/>
        </w:rPr>
      </w:pPr>
      <w:bookmarkStart w:id="75" w:name="kodigo_figure_3_7"/>
      <w:r w:rsidRPr="00F54185">
        <w:rPr>
          <w:rFonts w:ascii="Cambria" w:eastAsia="Cambria" w:hAnsi="Cambria" w:cs="Cambria"/>
          <w:b/>
          <w:bCs/>
        </w:rPr>
        <w:t>Figure 3.7. Login Page</w:t>
      </w:r>
      <w:bookmarkEnd w:id="75"/>
    </w:p>
    <w:p w14:paraId="4A27A43E" w14:textId="77777777" w:rsidR="00AA1678" w:rsidRPr="00F54185" w:rsidRDefault="00C96362">
      <w:pPr>
        <w:spacing w:line="480" w:lineRule="auto"/>
        <w:rPr>
          <w:rFonts w:ascii="Cambria" w:eastAsia="Cambria" w:hAnsi="Cambria" w:cs="Cambria"/>
        </w:rPr>
      </w:pPr>
      <w:r>
        <w:t xml:space="preserve">Figure 3.7 presents the login page used by the Super Admin, Admin, Inventory, Cashier, and other authorized staff accounts. After a registered email address and password are entered, the system authenticates the account and redirects the user to the modules permitted by the assigned role. The page also provides a password visibility control and a direct path to the Admin onboarding flow during first-time setup when a valid invite code has been issued. Validation occurs by requiring both credentials, checking them against </w:t>
      </w:r>
      <w:r>
        <w:lastRenderedPageBreak/>
        <w:t>stored account records, and preventing access when the combination is incorrect, incomplete, or unauthorized.</w:t>
      </w:r>
    </w:p>
    <w:p w14:paraId="6DD4B1F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Administrative Configuration. </w:t>
      </w:r>
      <w:r w:rsidRPr="00F54185">
        <w:rPr>
          <w:rFonts w:ascii="Cambria" w:eastAsia="Cambria" w:hAnsi="Cambria" w:cs="Cambria"/>
        </w:rPr>
        <w:t>After access is granted, the administrator configures store records, user access, notification preferences, and security settings to prepare the system for daily operations.</w:t>
      </w:r>
    </w:p>
    <w:p w14:paraId="13BD447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2322514B" wp14:editId="76956AE8">
            <wp:extent cx="5135880" cy="265938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5135880" cy="2659380"/>
                    </a:xfrm>
                    <a:prstGeom prst="rect">
                      <a:avLst/>
                    </a:prstGeom>
                    <a:ln/>
                  </pic:spPr>
                </pic:pic>
              </a:graphicData>
            </a:graphic>
          </wp:inline>
        </w:drawing>
      </w:r>
    </w:p>
    <w:p w14:paraId="5EF7CE43" w14:textId="77777777" w:rsidR="00AA1678" w:rsidRPr="00F54185" w:rsidRDefault="00C96362">
      <w:pPr>
        <w:spacing w:line="480" w:lineRule="auto"/>
        <w:jc w:val="center"/>
        <w:rPr>
          <w:rFonts w:ascii="Cambria" w:eastAsia="Cambria" w:hAnsi="Cambria" w:cs="Cambria"/>
        </w:rPr>
      </w:pPr>
      <w:bookmarkStart w:id="76" w:name="kodigo_figure_3_8"/>
      <w:r w:rsidRPr="00F54185">
        <w:rPr>
          <w:rFonts w:ascii="Cambria" w:eastAsia="Cambria" w:hAnsi="Cambria" w:cs="Cambria"/>
          <w:b/>
          <w:bCs/>
        </w:rPr>
        <w:t>Figure 3.8. General Settings Page</w:t>
      </w:r>
      <w:bookmarkEnd w:id="76"/>
    </w:p>
    <w:p w14:paraId="63B0BC0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3.8 presents the general settings page where an authorized Admin manages store information and creates new store entries. The upper panel displays the stores already registered in the system, while the lower form captures the store name, address, and applicable tax rate for a new branch or selling location. This page serves as the foundation of store-based record keeping because inventory, users, and reports are linked to a selected store. Validation occurs by requiring the store name, limiting tax-rate input to numeric values, and blocking incomplete store records from being saved.</w:t>
      </w:r>
    </w:p>
    <w:p w14:paraId="0E2B252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5D333D1E" wp14:editId="11BC850A">
            <wp:extent cx="5326380" cy="243078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1"/>
                    <a:srcRect/>
                    <a:stretch>
                      <a:fillRect/>
                    </a:stretch>
                  </pic:blipFill>
                  <pic:spPr>
                    <a:xfrm>
                      <a:off x="0" y="0"/>
                      <a:ext cx="5326380" cy="2430780"/>
                    </a:xfrm>
                    <a:prstGeom prst="rect">
                      <a:avLst/>
                    </a:prstGeom>
                    <a:ln/>
                  </pic:spPr>
                </pic:pic>
              </a:graphicData>
            </a:graphic>
          </wp:inline>
        </w:drawing>
      </w:r>
    </w:p>
    <w:p w14:paraId="283D0842" w14:textId="77777777" w:rsidR="00AA1678" w:rsidRPr="00F54185" w:rsidRDefault="00C96362">
      <w:pPr>
        <w:spacing w:line="480" w:lineRule="auto"/>
        <w:jc w:val="center"/>
        <w:rPr>
          <w:rFonts w:ascii="Cambria" w:eastAsia="Cambria" w:hAnsi="Cambria" w:cs="Cambria"/>
        </w:rPr>
      </w:pPr>
      <w:bookmarkStart w:id="77" w:name="kodigo_figure_3_9"/>
      <w:r w:rsidRPr="00F54185">
        <w:rPr>
          <w:rFonts w:ascii="Cambria" w:eastAsia="Cambria" w:hAnsi="Cambria" w:cs="Cambria"/>
          <w:b/>
          <w:bCs/>
        </w:rPr>
        <w:t>Figure 3.9. User Management Page</w:t>
      </w:r>
      <w:bookmarkEnd w:id="77"/>
    </w:p>
    <w:p w14:paraId="4872A391" w14:textId="77777777" w:rsidR="00AA1678" w:rsidRPr="00F54185" w:rsidRDefault="00C96362">
      <w:pPr>
        <w:spacing w:line="480" w:lineRule="auto"/>
        <w:rPr>
          <w:rFonts w:ascii="Cambria" w:eastAsia="Cambria" w:hAnsi="Cambria" w:cs="Cambria"/>
        </w:rPr>
      </w:pPr>
      <w:r>
        <w:t>Figure 3.9 presents the user-management page. Admin users can list, create, update, and remove authorized users within their assigned store scope and initiate password-reset instructions. The protected management function validates role and store access server-side, with MFA assurance applied when required.</w:t>
      </w:r>
    </w:p>
    <w:p w14:paraId="70F9D87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08487BA5" wp14:editId="5FBC2675">
            <wp:extent cx="5326380" cy="243078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5326380" cy="2430780"/>
                    </a:xfrm>
                    <a:prstGeom prst="rect">
                      <a:avLst/>
                    </a:prstGeom>
                    <a:ln/>
                  </pic:spPr>
                </pic:pic>
              </a:graphicData>
            </a:graphic>
          </wp:inline>
        </w:drawing>
      </w:r>
    </w:p>
    <w:p w14:paraId="3BF2A241" w14:textId="77777777" w:rsidR="00AA1678" w:rsidRPr="00F54185" w:rsidRDefault="00C96362">
      <w:pPr>
        <w:spacing w:line="480" w:lineRule="auto"/>
        <w:jc w:val="center"/>
        <w:rPr>
          <w:rFonts w:ascii="Cambria" w:eastAsia="Cambria" w:hAnsi="Cambria" w:cs="Cambria"/>
        </w:rPr>
      </w:pPr>
      <w:bookmarkStart w:id="78" w:name="kodigo_figure_3_10"/>
      <w:r w:rsidRPr="00F54185">
        <w:rPr>
          <w:rFonts w:ascii="Cambria" w:eastAsia="Cambria" w:hAnsi="Cambria" w:cs="Cambria"/>
          <w:b/>
          <w:bCs/>
        </w:rPr>
        <w:t>Figure 3.10. Invite User Modal</w:t>
      </w:r>
      <w:bookmarkEnd w:id="78"/>
    </w:p>
    <w:p w14:paraId="66475AAC" w14:textId="77777777" w:rsidR="00AA1678" w:rsidRPr="00F54185" w:rsidRDefault="00C96362">
      <w:pPr>
        <w:spacing w:line="480" w:lineRule="auto"/>
        <w:rPr>
          <w:rFonts w:ascii="Cambria" w:eastAsia="Cambria" w:hAnsi="Cambria" w:cs="Cambria"/>
        </w:rPr>
      </w:pPr>
      <w:r>
        <w:t xml:space="preserve">Figure 3.10 presents the invite-user modal used by an authorized Admin to create an account. The form captures the user's name, email, password, role, and store assignment </w:t>
      </w:r>
      <w:r>
        <w:lastRenderedPageBreak/>
        <w:t>so the account receives the appropriate operational scope. Super Admin invite codes are used separately for Admin onboarding. Validation checks required fields, email format, password requirements, role and store assignment before the protected user-management function proceeds.</w:t>
      </w:r>
    </w:p>
    <w:p w14:paraId="5A6E682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01C3536" wp14:editId="6532493C">
            <wp:extent cx="5326380" cy="2430780"/>
            <wp:effectExtent l="0" t="0" r="0" b="0"/>
            <wp:docPr id="3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3"/>
                    <a:srcRect/>
                    <a:stretch>
                      <a:fillRect/>
                    </a:stretch>
                  </pic:blipFill>
                  <pic:spPr>
                    <a:xfrm>
                      <a:off x="0" y="0"/>
                      <a:ext cx="5326380" cy="2430780"/>
                    </a:xfrm>
                    <a:prstGeom prst="rect">
                      <a:avLst/>
                    </a:prstGeom>
                    <a:ln/>
                  </pic:spPr>
                </pic:pic>
              </a:graphicData>
            </a:graphic>
          </wp:inline>
        </w:drawing>
      </w:r>
    </w:p>
    <w:p w14:paraId="589D8630" w14:textId="77777777" w:rsidR="00AA1678" w:rsidRPr="00F54185" w:rsidRDefault="00C96362">
      <w:pPr>
        <w:spacing w:line="480" w:lineRule="auto"/>
        <w:jc w:val="center"/>
        <w:rPr>
          <w:rFonts w:ascii="Cambria" w:eastAsia="Cambria" w:hAnsi="Cambria" w:cs="Cambria"/>
        </w:rPr>
      </w:pPr>
      <w:bookmarkStart w:id="79" w:name="kodigo_figure_3_11"/>
      <w:r w:rsidRPr="00F54185">
        <w:rPr>
          <w:rFonts w:ascii="Cambria" w:eastAsia="Cambria" w:hAnsi="Cambria" w:cs="Cambria"/>
          <w:b/>
          <w:bCs/>
        </w:rPr>
        <w:t>Figure 3.11. Notification Preferences Page</w:t>
      </w:r>
      <w:bookmarkEnd w:id="79"/>
    </w:p>
    <w:p w14:paraId="2E31D53A" w14:textId="77777777" w:rsidR="00AA1678" w:rsidRPr="00F54185" w:rsidRDefault="00C96362">
      <w:pPr>
        <w:spacing w:line="480" w:lineRule="auto"/>
        <w:jc w:val="center"/>
        <w:rPr>
          <w:rFonts w:ascii="Cambria" w:eastAsia="Cambria" w:hAnsi="Cambria" w:cs="Cambria"/>
        </w:rPr>
      </w:pPr>
      <w:r>
        <w:t>Figure 3.11 presents the notification-preferences page. Users can configure available in-app preferences for low-stock, out-of-stock, daily-summary, sales-milestone, and related system notifications. The application records supported sale, error, and report-export events for in-app review. Preference settings are associated with the authenticated user; this interface does not by itself indicate delivery through an external email service.</w:t>
      </w:r>
    </w:p>
    <w:p w14:paraId="48CDDA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55305CDC" wp14:editId="3B674A80">
            <wp:extent cx="5326380" cy="243078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5326380" cy="2430780"/>
                    </a:xfrm>
                    <a:prstGeom prst="rect">
                      <a:avLst/>
                    </a:prstGeom>
                    <a:ln/>
                  </pic:spPr>
                </pic:pic>
              </a:graphicData>
            </a:graphic>
          </wp:inline>
        </w:drawing>
      </w:r>
    </w:p>
    <w:p w14:paraId="1C39B9D7" w14:textId="77777777" w:rsidR="00AA1678" w:rsidRPr="00F54185" w:rsidRDefault="00C96362">
      <w:pPr>
        <w:spacing w:line="480" w:lineRule="auto"/>
        <w:jc w:val="center"/>
        <w:rPr>
          <w:rFonts w:ascii="Cambria" w:eastAsia="Cambria" w:hAnsi="Cambria" w:cs="Cambria"/>
        </w:rPr>
      </w:pPr>
      <w:bookmarkStart w:id="80" w:name="kodigo_figure_3_12"/>
      <w:r w:rsidRPr="00F54185">
        <w:rPr>
          <w:rFonts w:ascii="Cambria" w:eastAsia="Cambria" w:hAnsi="Cambria" w:cs="Cambria"/>
          <w:b/>
          <w:bCs/>
        </w:rPr>
        <w:t>Figure 3.12. Security Settings Page</w:t>
      </w:r>
      <w:bookmarkEnd w:id="80"/>
    </w:p>
    <w:p w14:paraId="6D9B2D9E" w14:textId="77777777" w:rsidR="00AA1678" w:rsidRPr="00F54185" w:rsidRDefault="00C96362">
      <w:pPr>
        <w:spacing w:line="480" w:lineRule="auto"/>
        <w:rPr>
          <w:rFonts w:ascii="Cambria" w:eastAsia="Cambria" w:hAnsi="Cambria" w:cs="Cambria"/>
        </w:rPr>
      </w:pPr>
      <w:r>
        <w:t>Figure 3.12 presents the security-settings page for password management and TOTP multi-factor authentication. Users can change a password after providing the required current and new credentials, and can enroll or verify a TOTP factor. Protected operations apply the required authentication assurance together with role and store policies; enrolled factors can require AAL2 assurance.</w:t>
      </w:r>
    </w:p>
    <w:p w14:paraId="7531EF4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Operational Management and Inventory Control. </w:t>
      </w:r>
      <w:r w:rsidRPr="00F54185">
        <w:rPr>
          <w:rFonts w:ascii="Cambria" w:eastAsia="Cambria" w:hAnsi="Cambria" w:cs="Cambria"/>
        </w:rPr>
        <w:t>Once the system is configured, the administrator can monitor the store, maintain product records, manage suppliers, and review replenishment requirements through the core operational pages.</w:t>
      </w:r>
    </w:p>
    <w:p w14:paraId="17B61BD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04A1DD88" wp14:editId="50BC5364">
            <wp:extent cx="5326380" cy="243078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5"/>
                    <a:srcRect/>
                    <a:stretch>
                      <a:fillRect/>
                    </a:stretch>
                  </pic:blipFill>
                  <pic:spPr>
                    <a:xfrm>
                      <a:off x="0" y="0"/>
                      <a:ext cx="5326380" cy="2430780"/>
                    </a:xfrm>
                    <a:prstGeom prst="rect">
                      <a:avLst/>
                    </a:prstGeom>
                    <a:ln/>
                  </pic:spPr>
                </pic:pic>
              </a:graphicData>
            </a:graphic>
          </wp:inline>
        </w:drawing>
      </w:r>
    </w:p>
    <w:p w14:paraId="4056C9DE" w14:textId="77777777" w:rsidR="00AA1678" w:rsidRPr="00F54185" w:rsidRDefault="00C96362">
      <w:pPr>
        <w:spacing w:line="480" w:lineRule="auto"/>
        <w:jc w:val="center"/>
        <w:rPr>
          <w:rFonts w:ascii="Cambria" w:eastAsia="Cambria" w:hAnsi="Cambria" w:cs="Cambria"/>
        </w:rPr>
      </w:pPr>
      <w:bookmarkStart w:id="81" w:name="kodigo_figure_3_13"/>
      <w:r w:rsidRPr="00F54185">
        <w:rPr>
          <w:rFonts w:ascii="Cambria" w:eastAsia="Cambria" w:hAnsi="Cambria" w:cs="Cambria"/>
          <w:b/>
          <w:bCs/>
        </w:rPr>
        <w:t>Figure 3.13. Dashboard Page</w:t>
      </w:r>
      <w:bookmarkEnd w:id="81"/>
    </w:p>
    <w:p w14:paraId="5C8B1D6B" w14:textId="77777777" w:rsidR="00AA1678" w:rsidRPr="00F54185" w:rsidRDefault="00C96362">
      <w:pPr>
        <w:spacing w:line="480" w:lineRule="auto"/>
        <w:rPr>
          <w:rFonts w:ascii="Cambria" w:eastAsia="Cambria" w:hAnsi="Cambria" w:cs="Cambria"/>
        </w:rPr>
      </w:pPr>
      <w:r>
        <w:t>Figure 3.13 shows a representative dashboard capture from an earlier build. The current dashboard uses a reference date and Weekly, Monthly, or Yearly controls for summary metrics, trends, and recent transactions. Its Top 10 product panel ranks net base units in the reference month; stock alerts reflect current inventory. The metrics are derived from recorded transactions and inventory data within the permitted store scope.</w:t>
      </w:r>
    </w:p>
    <w:p w14:paraId="5FF46E8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3D80AE1" wp14:editId="722634A0">
            <wp:extent cx="5326380" cy="2430780"/>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5326380" cy="2430780"/>
                    </a:xfrm>
                    <a:prstGeom prst="rect">
                      <a:avLst/>
                    </a:prstGeom>
                    <a:ln/>
                  </pic:spPr>
                </pic:pic>
              </a:graphicData>
            </a:graphic>
          </wp:inline>
        </w:drawing>
      </w:r>
    </w:p>
    <w:p w14:paraId="3F4231E0" w14:textId="77777777" w:rsidR="00AA1678" w:rsidRPr="00F54185" w:rsidRDefault="00C96362">
      <w:pPr>
        <w:spacing w:line="480" w:lineRule="auto"/>
        <w:jc w:val="center"/>
        <w:rPr>
          <w:rFonts w:ascii="Cambria" w:eastAsia="Cambria" w:hAnsi="Cambria" w:cs="Cambria"/>
        </w:rPr>
      </w:pPr>
      <w:bookmarkStart w:id="82" w:name="kodigo_figure_3_14"/>
      <w:r w:rsidRPr="00F54185">
        <w:rPr>
          <w:rFonts w:ascii="Cambria" w:eastAsia="Cambria" w:hAnsi="Cambria" w:cs="Cambria"/>
          <w:b/>
          <w:bCs/>
        </w:rPr>
        <w:t>Figure 3.14. Inventory List Page</w:t>
      </w:r>
      <w:bookmarkEnd w:id="82"/>
    </w:p>
    <w:p w14:paraId="6980349E" w14:textId="77777777" w:rsidR="00AA1678" w:rsidRPr="00F54185" w:rsidRDefault="00C96362">
      <w:pPr>
        <w:spacing w:line="480" w:lineRule="auto"/>
        <w:jc w:val="center"/>
        <w:rPr>
          <w:rFonts w:ascii="Cambria" w:eastAsia="Cambria" w:hAnsi="Cambria" w:cs="Cambria"/>
        </w:rPr>
      </w:pPr>
      <w:r>
        <w:lastRenderedPageBreak/>
        <w:t>Figure 3.14 shows a representative inventory-list capture from an earlier build. The current Inventory area supports product search and filtering, base-unit quantity and stock-state review, adjustments, velocity, and history. Its tabs also include consignment records and inventory views; authorized Inventory users can perform permitted stock work, while supplier and purchase management remains Admin-scoped. The dedicated full restocking page is also restricted to Admin.</w:t>
      </w:r>
    </w:p>
    <w:p w14:paraId="766F6DD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3EBDC4A1" wp14:editId="112D1A8D">
            <wp:extent cx="4297680" cy="422148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7"/>
                    <a:srcRect/>
                    <a:stretch>
                      <a:fillRect/>
                    </a:stretch>
                  </pic:blipFill>
                  <pic:spPr>
                    <a:xfrm>
                      <a:off x="0" y="0"/>
                      <a:ext cx="4297680" cy="4221480"/>
                    </a:xfrm>
                    <a:prstGeom prst="rect">
                      <a:avLst/>
                    </a:prstGeom>
                    <a:ln/>
                  </pic:spPr>
                </pic:pic>
              </a:graphicData>
            </a:graphic>
          </wp:inline>
        </w:drawing>
      </w:r>
    </w:p>
    <w:p w14:paraId="2BD6704F" w14:textId="77777777" w:rsidR="00AA1678" w:rsidRPr="00F54185" w:rsidRDefault="00C96362">
      <w:pPr>
        <w:spacing w:line="480" w:lineRule="auto"/>
        <w:jc w:val="center"/>
        <w:rPr>
          <w:rFonts w:ascii="Cambria" w:eastAsia="Cambria" w:hAnsi="Cambria" w:cs="Cambria"/>
        </w:rPr>
      </w:pPr>
      <w:bookmarkStart w:id="83" w:name="kodigo_figure_3_15"/>
      <w:r w:rsidRPr="00F54185">
        <w:rPr>
          <w:rFonts w:ascii="Cambria" w:eastAsia="Cambria" w:hAnsi="Cambria" w:cs="Cambria"/>
          <w:b/>
          <w:bCs/>
        </w:rPr>
        <w:t>Figure 3.15. Add Product Page</w:t>
      </w:r>
      <w:bookmarkEnd w:id="83"/>
    </w:p>
    <w:p w14:paraId="5C9F4304" w14:textId="77777777" w:rsidR="00AA1678" w:rsidRPr="00F54185" w:rsidRDefault="00C96362">
      <w:pPr>
        <w:spacing w:line="480" w:lineRule="auto"/>
        <w:rPr>
          <w:rFonts w:ascii="Cambria" w:eastAsia="Cambria" w:hAnsi="Cambria" w:cs="Cambria"/>
        </w:rPr>
      </w:pPr>
      <w:r>
        <w:t xml:space="preserve">Figure 3.15 presents the add-product page used to encode an inventory item. The form collects product identity, store assignment, SKU, barcode, category, supplier links, base-unit configuration, cost, price, stock and reorder settings, restocking options, and selling options. Configured receiving packages are converted to base units. Selling options can </w:t>
      </w:r>
      <w:r>
        <w:lastRenderedPageBreak/>
        <w:t>share the product's stock or use a separate configured stock stream. Bulk pricing may use fixed or percentage rules; margin-assisted pricing and rounding can prepare a suggested price. Validation checks required fields, image types, and numeric values.</w:t>
      </w:r>
    </w:p>
    <w:p w14:paraId="64DAD2C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0A604055" wp14:editId="2990BDB2">
            <wp:extent cx="5326380" cy="2430780"/>
            <wp:effectExtent l="0" t="0" r="0" b="0"/>
            <wp:docPr id="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8"/>
                    <a:srcRect/>
                    <a:stretch>
                      <a:fillRect/>
                    </a:stretch>
                  </pic:blipFill>
                  <pic:spPr>
                    <a:xfrm>
                      <a:off x="0" y="0"/>
                      <a:ext cx="5326380" cy="2430780"/>
                    </a:xfrm>
                    <a:prstGeom prst="rect">
                      <a:avLst/>
                    </a:prstGeom>
                    <a:ln/>
                  </pic:spPr>
                </pic:pic>
              </a:graphicData>
            </a:graphic>
          </wp:inline>
        </w:drawing>
      </w:r>
    </w:p>
    <w:p w14:paraId="39D4424E" w14:textId="77777777" w:rsidR="00AA1678" w:rsidRPr="00F54185" w:rsidRDefault="00C96362">
      <w:pPr>
        <w:spacing w:line="480" w:lineRule="auto"/>
        <w:jc w:val="center"/>
        <w:rPr>
          <w:rFonts w:ascii="Cambria" w:eastAsia="Cambria" w:hAnsi="Cambria" w:cs="Cambria"/>
        </w:rPr>
      </w:pPr>
      <w:bookmarkStart w:id="84" w:name="kodigo_figure_3_16"/>
      <w:r w:rsidRPr="00F54185">
        <w:rPr>
          <w:rFonts w:ascii="Cambria" w:eastAsia="Cambria" w:hAnsi="Cambria" w:cs="Cambria"/>
          <w:b/>
          <w:bCs/>
        </w:rPr>
        <w:t>Figure 3.16. Suppliers Page</w:t>
      </w:r>
      <w:bookmarkEnd w:id="84"/>
    </w:p>
    <w:p w14:paraId="1F007E68" w14:textId="77777777" w:rsidR="00AA1678" w:rsidRPr="00F54185" w:rsidRDefault="00C96362">
      <w:pPr>
        <w:spacing w:line="480" w:lineRule="auto"/>
        <w:rPr>
          <w:rFonts w:ascii="Cambria" w:eastAsia="Cambria" w:hAnsi="Cambria" w:cs="Cambria"/>
        </w:rPr>
      </w:pPr>
      <w:r>
        <w:t>Figure 3.16 presents the suppliers page, which serves as the main listing for supplier records. The page allows authorized users to search suppliers and review operational measures such as overall score, reliability, price score, lead time, order count, and on-time percentage. Suppliers can be linked to multiple assigned stores and products, and the indicators are derived from stored purchasing data rather than manually entered on the list. The page also provides controlled supplier actions subject to role and store policies.</w:t>
      </w:r>
    </w:p>
    <w:p w14:paraId="70FE2DF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30CA0DB6" wp14:editId="527CD3DC">
            <wp:extent cx="4488180" cy="3848100"/>
            <wp:effectExtent l="0" t="0" r="0" b="0"/>
            <wp:docPr id="3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9"/>
                    <a:srcRect/>
                    <a:stretch>
                      <a:fillRect/>
                    </a:stretch>
                  </pic:blipFill>
                  <pic:spPr>
                    <a:xfrm>
                      <a:off x="0" y="0"/>
                      <a:ext cx="4488180" cy="3848100"/>
                    </a:xfrm>
                    <a:prstGeom prst="rect">
                      <a:avLst/>
                    </a:prstGeom>
                    <a:ln/>
                  </pic:spPr>
                </pic:pic>
              </a:graphicData>
            </a:graphic>
          </wp:inline>
        </w:drawing>
      </w:r>
    </w:p>
    <w:p w14:paraId="6236B39F" w14:textId="77777777" w:rsidR="00AA1678" w:rsidRPr="00F54185" w:rsidRDefault="00C96362">
      <w:pPr>
        <w:spacing w:line="480" w:lineRule="auto"/>
        <w:jc w:val="center"/>
        <w:rPr>
          <w:rFonts w:ascii="Cambria" w:eastAsia="Cambria" w:hAnsi="Cambria" w:cs="Cambria"/>
        </w:rPr>
      </w:pPr>
      <w:bookmarkStart w:id="85" w:name="kodigo_figure_3_17"/>
      <w:r w:rsidRPr="00F54185">
        <w:rPr>
          <w:rFonts w:ascii="Cambria" w:eastAsia="Cambria" w:hAnsi="Cambria" w:cs="Cambria"/>
          <w:b/>
          <w:bCs/>
        </w:rPr>
        <w:t>Figure 3.17. Add Supplier Page</w:t>
      </w:r>
      <w:bookmarkEnd w:id="85"/>
    </w:p>
    <w:p w14:paraId="6795D8DD" w14:textId="77777777" w:rsidR="00AA1678" w:rsidRPr="00F54185" w:rsidRDefault="00C96362">
      <w:pPr>
        <w:spacing w:line="480" w:lineRule="auto"/>
        <w:rPr>
          <w:rFonts w:ascii="Cambria" w:eastAsia="Cambria" w:hAnsi="Cambria" w:cs="Cambria"/>
        </w:rPr>
      </w:pPr>
      <w:r>
        <w:t>Figure 3.17 presents the add supplier page used to register a supplier and assign it to permitted stores. The form captures supplier or company name, contact person, email, phone number, business address, lead time, and related contact information. The lower panel explains that performance scores are calculated after transactions have been recorded. Validation requires key fields, checks email and phone formats, enforces numeric lead-time input, and prevents users from manually entering system-derived performance scores.</w:t>
      </w:r>
    </w:p>
    <w:p w14:paraId="7AAD8B0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19D88979" wp14:editId="231EA5AD">
            <wp:extent cx="5326380" cy="2430780"/>
            <wp:effectExtent l="0" t="0" r="0" b="0"/>
            <wp:docPr id="36"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0"/>
                    <a:srcRect/>
                    <a:stretch>
                      <a:fillRect/>
                    </a:stretch>
                  </pic:blipFill>
                  <pic:spPr>
                    <a:xfrm>
                      <a:off x="0" y="0"/>
                      <a:ext cx="5326380" cy="2430780"/>
                    </a:xfrm>
                    <a:prstGeom prst="rect">
                      <a:avLst/>
                    </a:prstGeom>
                    <a:ln/>
                  </pic:spPr>
                </pic:pic>
              </a:graphicData>
            </a:graphic>
          </wp:inline>
        </w:drawing>
      </w:r>
    </w:p>
    <w:p w14:paraId="6EBB3EDE" w14:textId="77777777" w:rsidR="00AA1678" w:rsidRPr="00F54185" w:rsidRDefault="00C96362">
      <w:pPr>
        <w:spacing w:line="480" w:lineRule="auto"/>
        <w:jc w:val="center"/>
        <w:rPr>
          <w:rFonts w:ascii="Cambria" w:eastAsia="Cambria" w:hAnsi="Cambria" w:cs="Cambria"/>
        </w:rPr>
      </w:pPr>
      <w:bookmarkStart w:id="86" w:name="kodigo_figure_3_18"/>
      <w:r w:rsidRPr="00F54185">
        <w:rPr>
          <w:rFonts w:ascii="Cambria" w:eastAsia="Cambria" w:hAnsi="Cambria" w:cs="Cambria"/>
          <w:b/>
          <w:bCs/>
        </w:rPr>
        <w:t>Figure 3.18. Restocking Page</w:t>
      </w:r>
      <w:bookmarkEnd w:id="86"/>
    </w:p>
    <w:p w14:paraId="2067B4D3" w14:textId="77777777" w:rsidR="00AA1678" w:rsidRPr="00F54185" w:rsidRDefault="00C96362">
      <w:pPr>
        <w:spacing w:line="480" w:lineRule="auto"/>
        <w:rPr>
          <w:rFonts w:ascii="Cambria" w:eastAsia="Cambria" w:hAnsi="Cambria" w:cs="Cambria"/>
        </w:rPr>
      </w:pPr>
      <w:r>
        <w:t>Figure 3.18 presents the dedicated Admin restocking page. Recommendations use recorded sales and stock-loss history together with supplier lead time, configured buffers, and package-size rounding; threshold rules provide a fallback when usable history is unavailable. Supplier-grouped purchase orders and receiving convert configured packages into base units. Receiving records cost and a suggested selling price without silently changing the live price. The Inventory area also provides a restocking view for permitted inventory work.</w:t>
      </w:r>
    </w:p>
    <w:p w14:paraId="4590C4F7" w14:textId="77777777" w:rsidR="00AA1678" w:rsidRPr="00F54185" w:rsidRDefault="00AA1678">
      <w:pPr>
        <w:spacing w:line="480" w:lineRule="auto"/>
        <w:rPr>
          <w:rFonts w:ascii="Cambria" w:eastAsia="Cambria" w:hAnsi="Cambria" w:cs="Cambria"/>
        </w:rPr>
      </w:pPr>
    </w:p>
    <w:p w14:paraId="5DE1080D" w14:textId="77777777" w:rsidR="00AA1678" w:rsidRPr="00F54185" w:rsidRDefault="00AA1678">
      <w:pPr>
        <w:spacing w:line="480" w:lineRule="auto"/>
        <w:rPr>
          <w:rFonts w:ascii="Cambria" w:eastAsia="Cambria" w:hAnsi="Cambria" w:cs="Cambria"/>
        </w:rPr>
      </w:pPr>
    </w:p>
    <w:p w14:paraId="1CFED023" w14:textId="77777777" w:rsidR="00AA1678" w:rsidRPr="00F54185" w:rsidRDefault="00AA1678">
      <w:pPr>
        <w:spacing w:line="480" w:lineRule="auto"/>
        <w:rPr>
          <w:rFonts w:ascii="Cambria" w:eastAsia="Cambria" w:hAnsi="Cambria" w:cs="Cambria"/>
        </w:rPr>
      </w:pPr>
    </w:p>
    <w:p w14:paraId="76839A64" w14:textId="77777777" w:rsidR="00AA1678" w:rsidRPr="00F54185" w:rsidRDefault="00AA1678">
      <w:pPr>
        <w:spacing w:line="480" w:lineRule="auto"/>
        <w:rPr>
          <w:rFonts w:ascii="Cambria" w:eastAsia="Cambria" w:hAnsi="Cambria" w:cs="Cambria"/>
        </w:rPr>
      </w:pPr>
    </w:p>
    <w:p w14:paraId="31C6D9B4" w14:textId="77777777" w:rsidR="00AA1678" w:rsidRPr="00F54185" w:rsidRDefault="00AA1678">
      <w:pPr>
        <w:spacing w:line="480" w:lineRule="auto"/>
        <w:rPr>
          <w:rFonts w:ascii="Cambria" w:eastAsia="Cambria" w:hAnsi="Cambria" w:cs="Cambria"/>
        </w:rPr>
      </w:pPr>
    </w:p>
    <w:p w14:paraId="349A8D1B" w14:textId="77777777" w:rsidR="00AA1678" w:rsidRPr="00F54185" w:rsidRDefault="00AA1678">
      <w:pPr>
        <w:spacing w:line="480" w:lineRule="auto"/>
        <w:rPr>
          <w:rFonts w:ascii="Cambria" w:eastAsia="Cambria" w:hAnsi="Cambria" w:cs="Cambria"/>
        </w:rPr>
      </w:pPr>
    </w:p>
    <w:p w14:paraId="28241FE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Point-of-Sale Transaction Flow. </w:t>
      </w:r>
      <w:r w:rsidRPr="00F54185">
        <w:rPr>
          <w:rFonts w:ascii="Cambria" w:eastAsia="Cambria" w:hAnsi="Cambria" w:cs="Cambria"/>
        </w:rPr>
        <w:t>After master records have been prepared, the cashier-facing page supports the actual sales transaction by allowing fast product search, quantity adjustment, and payment processing.</w:t>
      </w:r>
    </w:p>
    <w:p w14:paraId="0CE975C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9C69298" wp14:editId="01F2CCA1">
            <wp:extent cx="5326380" cy="2430780"/>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326380" cy="2430780"/>
                    </a:xfrm>
                    <a:prstGeom prst="rect">
                      <a:avLst/>
                    </a:prstGeom>
                    <a:ln/>
                  </pic:spPr>
                </pic:pic>
              </a:graphicData>
            </a:graphic>
          </wp:inline>
        </w:drawing>
      </w:r>
    </w:p>
    <w:p w14:paraId="73583359" w14:textId="77777777" w:rsidR="00AA1678" w:rsidRPr="00F54185" w:rsidRDefault="00C96362">
      <w:pPr>
        <w:spacing w:line="480" w:lineRule="auto"/>
        <w:jc w:val="center"/>
        <w:rPr>
          <w:rFonts w:ascii="Cambria" w:eastAsia="Cambria" w:hAnsi="Cambria" w:cs="Cambria"/>
        </w:rPr>
      </w:pPr>
      <w:bookmarkStart w:id="87" w:name="kodigo_figure_3_19"/>
      <w:r w:rsidRPr="00F54185">
        <w:rPr>
          <w:rFonts w:ascii="Cambria" w:eastAsia="Cambria" w:hAnsi="Cambria" w:cs="Cambria"/>
          <w:b/>
          <w:bCs/>
        </w:rPr>
        <w:t>Figure 3.19. Point-of-Sale Page</w:t>
      </w:r>
      <w:bookmarkEnd w:id="87"/>
    </w:p>
    <w:p w14:paraId="19B6D84B" w14:textId="77777777" w:rsidR="00AA1678" w:rsidRPr="00F54185" w:rsidRDefault="00C96362">
      <w:pPr>
        <w:spacing w:line="480" w:lineRule="auto"/>
        <w:rPr>
          <w:rFonts w:ascii="Cambria" w:eastAsia="Cambria" w:hAnsi="Cambria" w:cs="Cambria"/>
        </w:rPr>
      </w:pPr>
      <w:r>
        <w:t>Figure 3.19 presents the point-of-sale page used for transactions. Cashiers can search by name, SKU, or barcode; select configured selling options; adjust cart quantities; apply supported item discounts; and proceed to payment. The server validates role and store access, prices, options, stock, discounts, tax, and cash tender. The transaction records the selected payment method (cash, GCash, card, or bank transfer) without processing through a payment gateway. Stock effects follow the product's configured shared or separate stock mapping, and sale and receipt snapshots are retained. Supported POS mutations may queue in the browser during connectivity interruptions; voids, refunds, and partial refunds follow controlled transaction workflows.</w:t>
      </w:r>
    </w:p>
    <w:p w14:paraId="16946B92" w14:textId="77777777" w:rsidR="00AA1678" w:rsidRPr="00F54185" w:rsidRDefault="00AA1678">
      <w:pPr>
        <w:spacing w:line="480" w:lineRule="auto"/>
        <w:rPr>
          <w:rFonts w:ascii="Cambria" w:eastAsia="Cambria" w:hAnsi="Cambria" w:cs="Cambria"/>
        </w:rPr>
      </w:pPr>
    </w:p>
    <w:p w14:paraId="56EF8DF7" w14:textId="77777777" w:rsidR="00AA1678" w:rsidRPr="00F54185" w:rsidRDefault="00AA1678">
      <w:pPr>
        <w:spacing w:line="480" w:lineRule="auto"/>
        <w:rPr>
          <w:rFonts w:ascii="Cambria" w:eastAsia="Cambria" w:hAnsi="Cambria" w:cs="Cambria"/>
        </w:rPr>
      </w:pPr>
    </w:p>
    <w:p w14:paraId="3F2612F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Monitoring and Performance Reporting. </w:t>
      </w:r>
      <w:r w:rsidRPr="00F54185">
        <w:rPr>
          <w:rFonts w:ascii="Cambria" w:eastAsia="Cambria" w:hAnsi="Cambria" w:cs="Cambria"/>
        </w:rPr>
        <w:t>After transactions have been recorded, the system summarizes the resulting operational data through analytical and ranking views intended to support managerial decision-making.</w:t>
      </w:r>
    </w:p>
    <w:p w14:paraId="32B2B6E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AA0F62F" wp14:editId="6C113DAB">
            <wp:extent cx="4869180" cy="3611880"/>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a:srcRect/>
                    <a:stretch>
                      <a:fillRect/>
                    </a:stretch>
                  </pic:blipFill>
                  <pic:spPr>
                    <a:xfrm>
                      <a:off x="0" y="0"/>
                      <a:ext cx="4869180" cy="3611880"/>
                    </a:xfrm>
                    <a:prstGeom prst="rect">
                      <a:avLst/>
                    </a:prstGeom>
                    <a:ln/>
                  </pic:spPr>
                </pic:pic>
              </a:graphicData>
            </a:graphic>
          </wp:inline>
        </w:drawing>
      </w:r>
    </w:p>
    <w:p w14:paraId="0D2034C2" w14:textId="77777777" w:rsidR="00AA1678" w:rsidRPr="00F54185" w:rsidRDefault="00C96362">
      <w:pPr>
        <w:spacing w:line="480" w:lineRule="auto"/>
        <w:jc w:val="center"/>
        <w:rPr>
          <w:rFonts w:ascii="Cambria" w:eastAsia="Cambria" w:hAnsi="Cambria" w:cs="Cambria"/>
        </w:rPr>
      </w:pPr>
      <w:bookmarkStart w:id="88" w:name="kodigo_figure_3_20"/>
      <w:r w:rsidRPr="00F54185">
        <w:rPr>
          <w:rFonts w:ascii="Cambria" w:eastAsia="Cambria" w:hAnsi="Cambria" w:cs="Cambria"/>
          <w:b/>
          <w:bCs/>
        </w:rPr>
        <w:t>Figure 3.20. Analytics Page</w:t>
      </w:r>
      <w:bookmarkEnd w:id="88"/>
    </w:p>
    <w:p w14:paraId="2794B2B9" w14:textId="77777777" w:rsidR="00AA1678" w:rsidRPr="00F54185" w:rsidRDefault="00C96362">
      <w:pPr>
        <w:spacing w:line="480" w:lineRule="auto"/>
        <w:rPr>
          <w:rFonts w:ascii="Cambria" w:eastAsia="Cambria" w:hAnsi="Cambria" w:cs="Cambria"/>
        </w:rPr>
      </w:pPr>
      <w:r>
        <w:t>Figure 3.20 presents the analytics page. It provides Today, 7-day, 30-day, 90-day, and custom period filters, plus payment and transaction-status filters. It displays net sales, transaction count, average order value, gross profit, revenue trends, sales by hour, category and selling-option breakdowns, and recent transactions. This is descriptive reporting based on recorded activity; it does not provide AI forecasting or report exports. Sales and inventory exports are available from the Reports area according to role.</w:t>
      </w:r>
    </w:p>
    <w:p w14:paraId="0E99182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6C77BCBC" wp14:editId="48905CA0">
            <wp:extent cx="5326380" cy="2430780"/>
            <wp:effectExtent l="0" t="0" r="0" b="0"/>
            <wp:docPr id="4"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3"/>
                    <a:srcRect/>
                    <a:stretch>
                      <a:fillRect/>
                    </a:stretch>
                  </pic:blipFill>
                  <pic:spPr>
                    <a:xfrm>
                      <a:off x="0" y="0"/>
                      <a:ext cx="5326380" cy="2430780"/>
                    </a:xfrm>
                    <a:prstGeom prst="rect">
                      <a:avLst/>
                    </a:prstGeom>
                    <a:ln/>
                  </pic:spPr>
                </pic:pic>
              </a:graphicData>
            </a:graphic>
          </wp:inline>
        </w:drawing>
      </w:r>
    </w:p>
    <w:p w14:paraId="224186A9" w14:textId="77777777" w:rsidR="00AA1678" w:rsidRPr="00F54185" w:rsidRDefault="00C96362">
      <w:pPr>
        <w:spacing w:line="480" w:lineRule="auto"/>
        <w:jc w:val="center"/>
        <w:rPr>
          <w:rFonts w:ascii="Cambria" w:eastAsia="Cambria" w:hAnsi="Cambria" w:cs="Cambria"/>
        </w:rPr>
      </w:pPr>
      <w:bookmarkStart w:id="89" w:name="kodigo_figure_3_21"/>
      <w:r w:rsidRPr="00F54185">
        <w:rPr>
          <w:rFonts w:ascii="Cambria" w:eastAsia="Cambria" w:hAnsi="Cambria" w:cs="Cambria"/>
          <w:b/>
          <w:bCs/>
        </w:rPr>
        <w:t>Figure 3.21. Product Rankings Page</w:t>
      </w:r>
      <w:bookmarkEnd w:id="89"/>
    </w:p>
    <w:p w14:paraId="46D7D517" w14:textId="77777777" w:rsidR="00AA1678" w:rsidRPr="00F54185" w:rsidRDefault="00C96362">
      <w:pPr>
        <w:spacing w:line="480" w:lineRule="auto"/>
        <w:jc w:val="center"/>
        <w:rPr>
          <w:rFonts w:ascii="Cambria" w:eastAsia="Cambria" w:hAnsi="Cambria" w:cs="Cambria"/>
        </w:rPr>
      </w:pPr>
      <w:r>
        <w:t>The product-rankings page supports today, week, month, and custom periods and compares products or selling-option combinations using measures such as base units, net revenue, gross sales, discounts and returns, and profit. Rankings are derived from recorded sales for the selected period rather than arranged manually. The dashboard's separate Top 10 panel uses net base units for the reference month.</w:t>
      </w:r>
    </w:p>
    <w:p w14:paraId="6116A912" w14:textId="77777777" w:rsidR="00AA1678" w:rsidRDefault="00AA1678">
      <w:pPr>
        <w:spacing w:line="480" w:lineRule="auto"/>
        <w:rPr>
          <w:rFonts w:ascii="Cambria" w:eastAsia="Cambria" w:hAnsi="Cambria" w:cs="Cambria"/>
        </w:rPr>
      </w:pPr>
    </w:p>
    <w:p w14:paraId="3D610FF3" w14:textId="77777777" w:rsidR="004227DB" w:rsidRPr="00F54185" w:rsidRDefault="004227DB">
      <w:pPr>
        <w:spacing w:line="480" w:lineRule="auto"/>
        <w:rPr>
          <w:rFonts w:ascii="Cambria" w:eastAsia="Cambria" w:hAnsi="Cambria" w:cs="Cambria"/>
        </w:rPr>
      </w:pPr>
    </w:p>
    <w:p w14:paraId="4FADB325" w14:textId="77777777" w:rsidR="00AA1678" w:rsidRPr="00F54185" w:rsidRDefault="00C96362">
      <w:pPr>
        <w:pStyle w:val="Heading1"/>
        <w:rPr>
          <w:rFonts w:ascii="Cambria" w:hAnsi="Cambria"/>
        </w:rPr>
        <w:pPrChange w:id="90" w:author="Evon Vergara" w:date="2026-04-14T03:03:00Z" w16du:dateUtc="2026-04-13T19:03:00Z">
          <w:pPr>
            <w:spacing w:line="480" w:lineRule="auto"/>
          </w:pPr>
        </w:pPrChange>
      </w:pPr>
      <w:bookmarkStart w:id="91" w:name="_Toc244036528"/>
      <w:r w:rsidRPr="00F54185">
        <w:rPr>
          <w:rFonts w:ascii="Cambria" w:hAnsi="Cambria"/>
        </w:rPr>
        <w:t>Data Analysis Tools and Techniques</w:t>
      </w:r>
      <w:bookmarkEnd w:id="91"/>
    </w:p>
    <w:p w14:paraId="55BE726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collected data will be analyzed using qualitative and quantitative procedures consistent with the mixed-method structure of the study. The qualitative component will be analyzed through thematic analysis, while the quantitative component will be processed and visualized using Power BI supported by descriptive statistics. The use of both approaches enables the researchers to interpret lived operational experiences and measurable evaluation results in a complementary manner.</w:t>
      </w:r>
    </w:p>
    <w:p w14:paraId="06388D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Interview responses will be transcribed, organized, and analyzed using thematic analysis. Following Braun and Clarke (2006) and the trustworthiness guidance of Nowell et al. (2017), the researchers will (1) familiarize themselves with the data, (2) generate initial codes, (3) search for candidate themes, (4) review and refine the themes, (5) define and name the themes, and (6) interpret the findings in relation to the research questions. This approach is appropriate because it allows recurring patterns in workflow problems and decision-making challenges to emerge directly from participant accounts rather than being imposed in advance. Thematic analysis will be used for the qualitative component of Research Question 1.</w:t>
      </w:r>
    </w:p>
    <w:p w14:paraId="428EA47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quantitative responses from the baseline operational questionnaire, the technical validation survey, and the system acceptability survey will be encoded and imported into Power BI. Power BI will be used to organize the dataset, create calculated measures, and present the results through tables, indicator cards, bar charts, and other dashboard visuals. This tool is appropriate because business intelligence platforms improve the clarity of numerical findings and help transform survey results into decision-oriented visual summaries (Hurbean et al., 2023; Raihanto et al., 2023).</w:t>
      </w:r>
    </w:p>
    <w:p w14:paraId="754749A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For the quantitative component of Research Question 1, Power BI will be used to present baseline descriptive results such as frequency and percentage distributions of current inventory tracking methods, occurrence of discrepancies, and time required for reconciliation. For Research Question 2, Power BI will be used to compute and visualize the mean and sample standard deviation of the technical validation ratings for the proposed system framework and information security measures. For Research Question 3, Power BI will be used to compute and visualize the mean and sample standard deviation of the </w:t>
      </w:r>
      <w:r w:rsidRPr="00F54185">
        <w:rPr>
          <w:rFonts w:ascii="Cambria" w:eastAsia="Cambria" w:hAnsi="Cambria" w:cs="Cambria"/>
        </w:rPr>
        <w:lastRenderedPageBreak/>
        <w:t xml:space="preserve">acceptability ratings under the criteria of cost-effectiveness, system reliability, operational efficiency, and security. </w:t>
      </w:r>
    </w:p>
    <w:p w14:paraId="4AE0A9B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mean will be used to determine the average rating for each indicator and criterion, while the sample standard deviation will be used to determine the consistency of responses. The formulas to be used are presented below.</w:t>
      </w:r>
    </w:p>
    <w:p w14:paraId="27DC821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drawing>
          <wp:inline distT="0" distB="0" distL="0" distR="0" wp14:anchorId="653E485B" wp14:editId="216AA9EC">
            <wp:extent cx="1173480" cy="982980"/>
            <wp:effectExtent l="0" t="0" r="0" b="0"/>
            <wp:docPr id="20"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4"/>
                    <a:srcRect/>
                    <a:stretch>
                      <a:fillRect/>
                    </a:stretch>
                  </pic:blipFill>
                  <pic:spPr>
                    <a:xfrm>
                      <a:off x="0" y="0"/>
                      <a:ext cx="1173480" cy="982980"/>
                    </a:xfrm>
                    <a:prstGeom prst="rect">
                      <a:avLst/>
                    </a:prstGeom>
                    <a:ln/>
                  </pic:spPr>
                </pic:pic>
              </a:graphicData>
            </a:graphic>
          </wp:inline>
        </w:drawing>
      </w:r>
    </w:p>
    <w:p w14:paraId="517687D0" w14:textId="77777777" w:rsidR="00AA1678" w:rsidRPr="00F54185" w:rsidRDefault="00C96362">
      <w:pPr>
        <w:spacing w:line="480" w:lineRule="auto"/>
        <w:jc w:val="center"/>
        <w:rPr>
          <w:rFonts w:ascii="Cambria" w:eastAsia="Cambria" w:hAnsi="Cambria" w:cs="Cambria"/>
        </w:rPr>
      </w:pPr>
      <w:bookmarkStart w:id="92" w:name="kodigo_figure_3_22"/>
      <w:r w:rsidRPr="00F54185">
        <w:rPr>
          <w:rFonts w:ascii="Cambria" w:eastAsia="Cambria" w:hAnsi="Cambria" w:cs="Cambria"/>
          <w:b/>
          <w:bCs/>
        </w:rPr>
        <w:t>Figure 3.22. Mean Formula</w:t>
      </w:r>
      <w:bookmarkEnd w:id="92"/>
    </w:p>
    <w:p w14:paraId="4B4514E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drawing>
          <wp:inline distT="0" distB="0" distL="0" distR="0" wp14:anchorId="14057491" wp14:editId="30558A23">
            <wp:extent cx="1684020" cy="1059180"/>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5"/>
                    <a:srcRect/>
                    <a:stretch>
                      <a:fillRect/>
                    </a:stretch>
                  </pic:blipFill>
                  <pic:spPr>
                    <a:xfrm>
                      <a:off x="0" y="0"/>
                      <a:ext cx="1684020" cy="1059180"/>
                    </a:xfrm>
                    <a:prstGeom prst="rect">
                      <a:avLst/>
                    </a:prstGeom>
                    <a:ln/>
                  </pic:spPr>
                </pic:pic>
              </a:graphicData>
            </a:graphic>
          </wp:inline>
        </w:drawing>
      </w:r>
    </w:p>
    <w:p w14:paraId="343F8955" w14:textId="77777777" w:rsidR="00AA1678" w:rsidRPr="00F54185" w:rsidRDefault="00C96362">
      <w:pPr>
        <w:spacing w:line="480" w:lineRule="auto"/>
        <w:jc w:val="center"/>
        <w:rPr>
          <w:rFonts w:ascii="Cambria" w:eastAsia="Cambria" w:hAnsi="Cambria" w:cs="Cambria"/>
        </w:rPr>
      </w:pPr>
      <w:bookmarkStart w:id="93" w:name="kodigo_figure_3_23"/>
      <w:r w:rsidRPr="00F54185">
        <w:rPr>
          <w:rFonts w:ascii="Cambria" w:eastAsia="Cambria" w:hAnsi="Cambria" w:cs="Cambria"/>
          <w:b/>
          <w:bCs/>
        </w:rPr>
        <w:t>Figure 3.23. Standard Deviation Formula</w:t>
      </w:r>
      <w:bookmarkEnd w:id="93"/>
    </w:p>
    <w:p w14:paraId="04844A3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Where:</w:t>
      </w:r>
    </w:p>
    <w:p w14:paraId="621ED1C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x̄ = mean</w:t>
      </w:r>
    </w:p>
    <w:p w14:paraId="53629DE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Σx = sum of all responses</w:t>
      </w:r>
    </w:p>
    <w:p w14:paraId="095176C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 = number of responses</w:t>
      </w:r>
    </w:p>
    <w:p w14:paraId="15455B9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 = sample standard deviation</w:t>
      </w:r>
    </w:p>
    <w:p w14:paraId="20D6D63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xi = individual response value</w:t>
      </w:r>
    </w:p>
    <w:p w14:paraId="6CE5D912"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Accordingly, thematic analysis will answer the qualitative component of Research Question 1, whereas Power BI will support the quantitative component of Research Question 1, the entirety of Research Question 2, and the entirety of Research Question 3. During interpretation, the researchers will compare the qualitative themes and quantitative patterns </w:t>
      </w:r>
      <w:r w:rsidRPr="00F54185">
        <w:rPr>
          <w:rFonts w:ascii="Cambria" w:eastAsia="Cambria" w:hAnsi="Cambria" w:cs="Cambria"/>
        </w:rPr>
        <w:lastRenderedPageBreak/>
        <w:t>to determine whether the developed system addresses the diagnosed bottlenecks and supports better decision-making in SME operations.</w:t>
      </w:r>
    </w:p>
    <w:p w14:paraId="48C56B7E" w14:textId="77777777" w:rsidR="00AA1678" w:rsidRPr="00F54185" w:rsidRDefault="00C96362" w:rsidP="002D1F41">
      <w:pPr>
        <w:pStyle w:val="Heading1"/>
        <w:jc w:val="center"/>
        <w:rPr>
          <w:rFonts w:ascii="Cambria" w:hAnsi="Cambria"/>
        </w:rPr>
      </w:pPr>
      <w:bookmarkStart w:id="94" w:name="_heading=h.y2jrob9cyow5" w:colFirst="0" w:colLast="0"/>
      <w:bookmarkStart w:id="95" w:name="_Toc244036529"/>
      <w:bookmarkEnd w:id="94"/>
      <w:r w:rsidRPr="00F54185">
        <w:rPr>
          <w:rFonts w:ascii="Cambria" w:hAnsi="Cambria"/>
        </w:rPr>
        <w:t>CHAPTER 4</w:t>
      </w:r>
      <w:bookmarkEnd w:id="95"/>
    </w:p>
    <w:p w14:paraId="58B9A69A" w14:textId="77777777" w:rsidR="00AA1678" w:rsidRPr="00F54185" w:rsidRDefault="00C96362">
      <w:pPr>
        <w:pStyle w:val="Heading1"/>
        <w:jc w:val="center"/>
        <w:rPr>
          <w:rFonts w:ascii="Cambria" w:hAnsi="Cambria"/>
        </w:rPr>
        <w:pPrChange w:id="96" w:author="Evon Vergara" w:date="2026-04-14T03:03:00Z" w16du:dateUtc="2026-04-13T19:03:00Z">
          <w:pPr>
            <w:spacing w:line="480" w:lineRule="auto"/>
            <w:jc w:val="center"/>
          </w:pPr>
        </w:pPrChange>
      </w:pPr>
      <w:bookmarkStart w:id="97" w:name="_Toc244036530"/>
      <w:r w:rsidRPr="00F54185">
        <w:rPr>
          <w:rFonts w:ascii="Cambria" w:hAnsi="Cambria"/>
        </w:rPr>
        <w:t>RESULTS AND DISCUSSIONS</w:t>
      </w:r>
      <w:bookmarkEnd w:id="97"/>
    </w:p>
    <w:p w14:paraId="65393603" w14:textId="77777777" w:rsidR="00AA1678" w:rsidRPr="00F54185" w:rsidRDefault="00C96362">
      <w:pPr>
        <w:spacing w:line="480" w:lineRule="auto"/>
        <w:ind w:firstLine="720"/>
        <w:rPr>
          <w:rFonts w:ascii="Cambria" w:eastAsia="Cambria" w:hAnsi="Cambria" w:cs="Cambria"/>
        </w:rPr>
      </w:pPr>
      <w:r>
        <w:rPr>
          <w:rFonts w:ascii="Cambria" w:hAnsi="Cambria"/>
          <w:color w:val="000000"/>
        </w:rPr>
        <w:t>This chapter presents the operational findings for Research Question 1 and the implementation-verification findings related to Research Question 2. The RQ1 discussion integrates baseline pre-survey results and thematic analysis of interview transcripts to explain inventory tracking and financial reconciliation problems. The RQ2 discussion examines the developed architecture, access controls, transaction integrity, and transmission security through executed checks and live deployment inspection. Its technical outcomes are separate from respondent-based validation ratings. The chapter does not report post-interaction acceptability results for Research Question 3.</w:t>
      </w:r>
    </w:p>
    <w:p w14:paraId="5EDA09A6" w14:textId="77777777" w:rsidR="00AA1678" w:rsidRPr="00F54185" w:rsidRDefault="00AA1678">
      <w:pPr>
        <w:spacing w:line="480" w:lineRule="auto"/>
        <w:ind w:firstLine="720"/>
        <w:rPr>
          <w:rFonts w:ascii="Cambria" w:eastAsia="Cambria" w:hAnsi="Cambria" w:cs="Cambria"/>
        </w:rPr>
      </w:pPr>
    </w:p>
    <w:p w14:paraId="6DB1091B" w14:textId="77777777" w:rsidR="00AA1678" w:rsidRPr="00F54185" w:rsidRDefault="00C96362">
      <w:pPr>
        <w:pStyle w:val="Heading1"/>
        <w:rPr>
          <w:rFonts w:ascii="Cambria" w:hAnsi="Cambria"/>
        </w:rPr>
        <w:pPrChange w:id="98" w:author="Evon Vergara" w:date="2026-04-14T03:03:00Z" w16du:dateUtc="2026-04-13T19:03:00Z">
          <w:pPr>
            <w:spacing w:line="480" w:lineRule="auto"/>
          </w:pPr>
        </w:pPrChange>
      </w:pPr>
      <w:bookmarkStart w:id="99" w:name="_Toc244036531"/>
      <w:r w:rsidRPr="00F54185">
        <w:rPr>
          <w:rFonts w:ascii="Cambria" w:hAnsi="Cambria"/>
        </w:rPr>
        <w:t>Response Rate</w:t>
      </w:r>
      <w:bookmarkEnd w:id="99"/>
    </w:p>
    <w:p w14:paraId="3BB74EEA" w14:textId="77777777" w:rsidR="00AA1678" w:rsidRPr="00F54185" w:rsidRDefault="00C96362">
      <w:pPr>
        <w:spacing w:line="480" w:lineRule="auto"/>
        <w:ind w:firstLine="720"/>
        <w:rPr>
          <w:rFonts w:ascii="Cambria" w:eastAsia="Cambria" w:hAnsi="Cambria" w:cs="Cambria"/>
          <w:b/>
          <w:bCs/>
        </w:rPr>
      </w:pPr>
      <w:r w:rsidRPr="00F54185">
        <w:rPr>
          <w:rFonts w:ascii="Cambria" w:eastAsia="Cambria" w:hAnsi="Cambria" w:cs="Cambria"/>
        </w:rPr>
        <w:t>In the study's assessment of response rates, all intended operational respondents completed the pre-survey, and all identified interview transcripts for the qualitative strand were included in the thematic analysis. Specifically, for the quantitative portion, 18 out of 18 target participants completed the pre-survey, resulting in a 100.0% response rate. Similarly, the qualitative portion saw full participation, with 5 out of 5 target interview transcripts analyzed, also yielding a 100.0% response rate. This total participation provided full coverage of the available baseline quantitative data and the cross-case qualitative accounts used to answer Research Question 1.</w:t>
      </w:r>
    </w:p>
    <w:p w14:paraId="025B3576" w14:textId="77777777" w:rsidR="00AA1678" w:rsidRPr="00F54185" w:rsidRDefault="00AA1678">
      <w:pPr>
        <w:spacing w:line="480" w:lineRule="auto"/>
        <w:rPr>
          <w:rFonts w:ascii="Cambria" w:eastAsia="Cambria" w:hAnsi="Cambria" w:cs="Cambria"/>
          <w:b/>
          <w:bCs/>
        </w:rPr>
      </w:pPr>
    </w:p>
    <w:p w14:paraId="001EAA2A" w14:textId="77777777" w:rsidR="00AA1678" w:rsidRPr="00F54185" w:rsidRDefault="00AA1678">
      <w:pPr>
        <w:spacing w:line="480" w:lineRule="auto"/>
        <w:rPr>
          <w:rFonts w:ascii="Cambria" w:eastAsia="Cambria" w:hAnsi="Cambria" w:cs="Cambria"/>
          <w:b/>
          <w:bCs/>
        </w:rPr>
      </w:pPr>
    </w:p>
    <w:p w14:paraId="3372CCE0" w14:textId="77777777" w:rsidR="00AA1678" w:rsidRPr="00F54185" w:rsidRDefault="00AA1678">
      <w:pPr>
        <w:spacing w:line="480" w:lineRule="auto"/>
        <w:rPr>
          <w:rFonts w:ascii="Cambria" w:eastAsia="Cambria" w:hAnsi="Cambria" w:cs="Cambria"/>
          <w:b/>
          <w:bCs/>
        </w:rPr>
      </w:pPr>
    </w:p>
    <w:p w14:paraId="562A8004" w14:textId="77777777" w:rsidR="00AA1678" w:rsidRPr="00F54185" w:rsidRDefault="00C96362">
      <w:pPr>
        <w:pStyle w:val="Heading1"/>
        <w:rPr>
          <w:rFonts w:ascii="Cambria" w:hAnsi="Cambria"/>
        </w:rPr>
        <w:pPrChange w:id="100" w:author="Evon Vergara" w:date="2026-04-14T03:03:00Z" w16du:dateUtc="2026-04-13T19:03:00Z">
          <w:pPr>
            <w:spacing w:line="480" w:lineRule="auto"/>
          </w:pPr>
        </w:pPrChange>
      </w:pPr>
      <w:bookmarkStart w:id="101" w:name="_Toc244036532"/>
      <w:r w:rsidRPr="00F54185">
        <w:rPr>
          <w:rFonts w:ascii="Cambria" w:hAnsi="Cambria"/>
        </w:rPr>
        <w:t>Demographics</w:t>
      </w:r>
      <w:bookmarkEnd w:id="101"/>
    </w:p>
    <w:p w14:paraId="377DF072"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pre-survey respondents represented both decision-making and day-to-day operational roles. Operations staff formed the largest group, followed by owners or managers, cashiers or sales encoders, and stock custodians. The distribution of years in role also indicates that the dataset reflects both relatively new and experienced personnel, allowing the chapter to capture operational bottlenecks from multiple perspectives. In addition, the operational profile already suggests fragmented workflows, since most respondents relied on a combination of two or more methods rather than a single integrated tool.</w:t>
      </w:r>
    </w:p>
    <w:p w14:paraId="757E1AD4" w14:textId="77777777" w:rsidR="00AA1678" w:rsidRPr="00F54185" w:rsidRDefault="00C96362">
      <w:pPr>
        <w:spacing w:line="480" w:lineRule="auto"/>
        <w:rPr>
          <w:rFonts w:ascii="Cambria" w:eastAsia="Cambria" w:hAnsi="Cambria" w:cs="Cambria"/>
        </w:rPr>
      </w:pPr>
      <w:r w:rsidRPr="00F54185">
        <w:rPr>
          <w:rFonts w:ascii="Cambria" w:hAnsi="Cambria"/>
          <w:noProof/>
        </w:rPr>
        <w:drawing>
          <wp:inline distT="0" distB="0" distL="0" distR="0" wp14:anchorId="5CA121AD" wp14:editId="2C95D632">
            <wp:extent cx="5486400" cy="2309495"/>
            <wp:effectExtent l="0" t="0" r="0" b="0"/>
            <wp:docPr id="22" name="image31.png" descr="Forms response chart. Question title:  Role in the organization . Number of responses: 18 responses."/>
            <wp:cNvGraphicFramePr/>
            <a:graphic xmlns:a="http://schemas.openxmlformats.org/drawingml/2006/main">
              <a:graphicData uri="http://schemas.openxmlformats.org/drawingml/2006/picture">
                <pic:pic xmlns:pic="http://schemas.openxmlformats.org/drawingml/2006/picture">
                  <pic:nvPicPr>
                    <pic:cNvPr id="0" name="image31.png" descr="Forms response chart. Question title:  Role in the organization . Number of responses: 18 responses."/>
                    <pic:cNvPicPr preferRelativeResize="0"/>
                  </pic:nvPicPr>
                  <pic:blipFill>
                    <a:blip r:embed="rId36"/>
                    <a:srcRect/>
                    <a:stretch>
                      <a:fillRect/>
                    </a:stretch>
                  </pic:blipFill>
                  <pic:spPr>
                    <a:xfrm>
                      <a:off x="0" y="0"/>
                      <a:ext cx="5486400" cy="2309495"/>
                    </a:xfrm>
                    <a:prstGeom prst="rect">
                      <a:avLst/>
                    </a:prstGeom>
                    <a:ln/>
                  </pic:spPr>
                </pic:pic>
              </a:graphicData>
            </a:graphic>
          </wp:inline>
        </w:drawing>
      </w:r>
    </w:p>
    <w:p w14:paraId="01D839EB"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noProof/>
        </w:rPr>
        <w:lastRenderedPageBreak/>
        <w:drawing>
          <wp:inline distT="114300" distB="114300" distL="114300" distR="114300" wp14:anchorId="0B4708AB" wp14:editId="3F244D0E">
            <wp:extent cx="5486400" cy="2311400"/>
            <wp:effectExtent l="0" t="0" r="0" b="0"/>
            <wp:docPr id="23" name="image25.png" descr="Forms response chart. Question title: Years in current role. Number of responses: 18 responses."/>
            <wp:cNvGraphicFramePr/>
            <a:graphic xmlns:a="http://schemas.openxmlformats.org/drawingml/2006/main">
              <a:graphicData uri="http://schemas.openxmlformats.org/drawingml/2006/picture">
                <pic:pic xmlns:pic="http://schemas.openxmlformats.org/drawingml/2006/picture">
                  <pic:nvPicPr>
                    <pic:cNvPr id="0" name="image25.png" descr="Forms response chart. Question title: Years in current role. Number of responses: 18 responses."/>
                    <pic:cNvPicPr preferRelativeResize="0"/>
                  </pic:nvPicPr>
                  <pic:blipFill>
                    <a:blip r:embed="rId37"/>
                    <a:srcRect/>
                    <a:stretch>
                      <a:fillRect/>
                    </a:stretch>
                  </pic:blipFill>
                  <pic:spPr>
                    <a:xfrm>
                      <a:off x="0" y="0"/>
                      <a:ext cx="5486400" cy="2311400"/>
                    </a:xfrm>
                    <a:prstGeom prst="rect">
                      <a:avLst/>
                    </a:prstGeom>
                    <a:ln/>
                  </pic:spPr>
                </pic:pic>
              </a:graphicData>
            </a:graphic>
          </wp:inline>
        </w:drawing>
      </w:r>
    </w:p>
    <w:p w14:paraId="5F32AC6F"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noProof/>
        </w:rPr>
        <w:drawing>
          <wp:inline distT="114300" distB="114300" distL="114300" distR="114300" wp14:anchorId="6EACF01E" wp14:editId="7B84AD86">
            <wp:extent cx="5486400" cy="2603500"/>
            <wp:effectExtent l="0" t="0" r="0" b="0"/>
            <wp:docPr id="9" name="image14.png" descr="Forms response chart. Question title: Primary tasks related to inventory/finance . Number of responses: 18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Primary tasks related to inventory/finance . Number of responses: 18 responses."/>
                    <pic:cNvPicPr preferRelativeResize="0"/>
                  </pic:nvPicPr>
                  <pic:blipFill>
                    <a:blip r:embed="rId38"/>
                    <a:srcRect/>
                    <a:stretch>
                      <a:fillRect/>
                    </a:stretch>
                  </pic:blipFill>
                  <pic:spPr>
                    <a:xfrm>
                      <a:off x="0" y="0"/>
                      <a:ext cx="5486400" cy="2603500"/>
                    </a:xfrm>
                    <a:prstGeom prst="rect">
                      <a:avLst/>
                    </a:prstGeom>
                    <a:ln/>
                  </pic:spPr>
                </pic:pic>
              </a:graphicData>
            </a:graphic>
          </wp:inline>
        </w:drawing>
      </w:r>
    </w:p>
    <w:p w14:paraId="360E03C8" w14:textId="77777777" w:rsidR="00AA1678" w:rsidRPr="00F54185" w:rsidRDefault="00C96362">
      <w:pPr>
        <w:spacing w:line="480" w:lineRule="auto"/>
        <w:ind w:firstLine="720"/>
        <w:jc w:val="center"/>
        <w:rPr>
          <w:rFonts w:ascii="Cambria" w:eastAsia="Cambria" w:hAnsi="Cambria" w:cs="Cambria"/>
          <w:b/>
          <w:bCs/>
        </w:rPr>
      </w:pPr>
      <w:bookmarkStart w:id="102" w:name="kodigo_figure_4_1"/>
      <w:r w:rsidRPr="00F54185">
        <w:rPr>
          <w:rFonts w:ascii="Cambria" w:eastAsia="Cambria" w:hAnsi="Cambria" w:cs="Cambria"/>
          <w:b/>
          <w:bCs/>
        </w:rPr>
        <w:t>Figure 4.1. Demographic and Operational Profile of Pre-Survey Respondents</w:t>
      </w:r>
      <w:bookmarkEnd w:id="102"/>
    </w:p>
    <w:p w14:paraId="52B3D7E3" w14:textId="77777777" w:rsidR="00AA1678" w:rsidRPr="00F54185" w:rsidRDefault="00C96362">
      <w:pPr>
        <w:pStyle w:val="Heading1"/>
        <w:rPr>
          <w:rFonts w:ascii="Cambria" w:hAnsi="Cambria"/>
        </w:rPr>
        <w:pPrChange w:id="103" w:author="Evon Vergara" w:date="2026-04-14T03:03:00Z" w16du:dateUtc="2026-04-13T19:03:00Z">
          <w:pPr>
            <w:spacing w:line="480" w:lineRule="auto"/>
          </w:pPr>
        </w:pPrChange>
      </w:pPr>
      <w:bookmarkStart w:id="104" w:name="_Toc244036533"/>
      <w:r w:rsidRPr="00F54185">
        <w:rPr>
          <w:rFonts w:ascii="Cambria" w:hAnsi="Cambria"/>
        </w:rPr>
        <w:t>Findings for Research Question 1</w:t>
      </w:r>
      <w:bookmarkEnd w:id="104"/>
    </w:p>
    <w:p w14:paraId="586DFD33"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Research Question 1 asked: What are the key challenges and operational bottlenecks faced by SMEs in manual inventory tracking and error-prone financial reconciliation processes, and how do these challenges affect overall efficiency in terms of inaccurate inventory tracking, slow decision-making, high operational cost, and data inconsistency? The quantitative findings establish the extent and frequency of the problem, while the interview data explain how these issues emerge in everyday work and why they persist.</w:t>
      </w:r>
    </w:p>
    <w:p w14:paraId="0E977049" w14:textId="77777777" w:rsidR="00AA1678" w:rsidRPr="00F54185" w:rsidRDefault="00AA1678">
      <w:pPr>
        <w:spacing w:line="480" w:lineRule="auto"/>
        <w:ind w:firstLine="720"/>
        <w:rPr>
          <w:rFonts w:ascii="Cambria" w:eastAsia="Cambria" w:hAnsi="Cambria" w:cs="Cambria"/>
        </w:rPr>
      </w:pPr>
    </w:p>
    <w:p w14:paraId="62BB636E" w14:textId="77777777" w:rsidR="00AA1678" w:rsidRPr="00F54185" w:rsidRDefault="00C96362">
      <w:pPr>
        <w:pStyle w:val="Heading1"/>
        <w:rPr>
          <w:rFonts w:ascii="Cambria" w:hAnsi="Cambria"/>
        </w:rPr>
        <w:pPrChange w:id="105" w:author="Evon Vergara" w:date="2026-04-14T03:03:00Z" w16du:dateUtc="2026-04-13T19:03:00Z">
          <w:pPr>
            <w:spacing w:line="480" w:lineRule="auto"/>
          </w:pPr>
        </w:pPrChange>
      </w:pPr>
      <w:bookmarkStart w:id="106" w:name="_Toc244036534"/>
      <w:r w:rsidRPr="00F54185">
        <w:rPr>
          <w:rFonts w:ascii="Cambria" w:hAnsi="Cambria"/>
        </w:rPr>
        <w:t>Baseline workflow conditions from the pre-survey</w:t>
      </w:r>
      <w:bookmarkEnd w:id="106"/>
    </w:p>
    <w:p w14:paraId="49E254AB"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pre-survey results show that manual and fragmented processes remain deeply embedded in current SME operations. A majority of respondents (61.1%) reported using a combination of two or more methods, while another 33.3% still relied primarily on paper logbooks. Only one respondent reported spreadsheet use as the main method. This pattern indicates that most participating businesses do not operate with one continuously updated record; instead, they switch between notebooks, spreadsheets, POS outputs, receipts, and chat-based confirmations.</w:t>
      </w:r>
    </w:p>
    <w:tbl>
      <w:tblPr>
        <w:tblStyle w:val="a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2526"/>
        <w:gridCol w:w="1119"/>
        <w:gridCol w:w="3220"/>
      </w:tblGrid>
      <w:tr w:rsidR="00AA1678" w:rsidRPr="00F54185" w14:paraId="668DEBD6" w14:textId="77777777">
        <w:tc>
          <w:tcPr>
            <w:tcW w:w="1765" w:type="dxa"/>
          </w:tcPr>
          <w:p w14:paraId="0AD6F89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RQ1 Dimension</w:t>
            </w:r>
          </w:p>
        </w:tc>
        <w:tc>
          <w:tcPr>
            <w:tcW w:w="2526" w:type="dxa"/>
          </w:tcPr>
          <w:p w14:paraId="740AA15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Key quantitative indicator</w:t>
            </w:r>
          </w:p>
        </w:tc>
        <w:tc>
          <w:tcPr>
            <w:tcW w:w="1119" w:type="dxa"/>
          </w:tcPr>
          <w:p w14:paraId="56DCC8E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Result</w:t>
            </w:r>
          </w:p>
        </w:tc>
        <w:tc>
          <w:tcPr>
            <w:tcW w:w="3220" w:type="dxa"/>
          </w:tcPr>
          <w:p w14:paraId="6F13D2E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Interpretation</w:t>
            </w:r>
          </w:p>
        </w:tc>
      </w:tr>
      <w:tr w:rsidR="00AA1678" w:rsidRPr="00F54185" w14:paraId="09C47781" w14:textId="77777777">
        <w:tc>
          <w:tcPr>
            <w:tcW w:w="1765" w:type="dxa"/>
          </w:tcPr>
          <w:p w14:paraId="6D9D525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526" w:type="dxa"/>
          </w:tcPr>
          <w:p w14:paraId="476DFA5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updates take 16 minutes or more after sale or issuance</w:t>
            </w:r>
          </w:p>
        </w:tc>
        <w:tc>
          <w:tcPr>
            <w:tcW w:w="1119" w:type="dxa"/>
          </w:tcPr>
          <w:p w14:paraId="612A21A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72.2% (13 of 18)</w:t>
            </w:r>
          </w:p>
        </w:tc>
        <w:tc>
          <w:tcPr>
            <w:tcW w:w="3220" w:type="dxa"/>
          </w:tcPr>
          <w:p w14:paraId="28596D5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Stock data are commonly updated after a time lag rather than at the point of movement.</w:t>
            </w:r>
          </w:p>
        </w:tc>
      </w:tr>
      <w:tr w:rsidR="00AA1678" w:rsidRPr="00F54185" w14:paraId="10C5A2B9" w14:textId="77777777">
        <w:tc>
          <w:tcPr>
            <w:tcW w:w="1765" w:type="dxa"/>
          </w:tcPr>
          <w:p w14:paraId="51293B9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526" w:type="dxa"/>
          </w:tcPr>
          <w:p w14:paraId="35E11F9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discrepancies occurred three or more times in the past 30 days</w:t>
            </w:r>
          </w:p>
        </w:tc>
        <w:tc>
          <w:tcPr>
            <w:tcW w:w="1119" w:type="dxa"/>
          </w:tcPr>
          <w:p w14:paraId="18860C7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66.7% (12 of 18)</w:t>
            </w:r>
          </w:p>
        </w:tc>
        <w:tc>
          <w:tcPr>
            <w:tcW w:w="3220" w:type="dxa"/>
          </w:tcPr>
          <w:p w14:paraId="69983F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Discrepancies were recurrent rather than isolated events.</w:t>
            </w:r>
          </w:p>
        </w:tc>
      </w:tr>
      <w:tr w:rsidR="00AA1678" w:rsidRPr="00F54185" w14:paraId="26CD9931" w14:textId="77777777">
        <w:tc>
          <w:tcPr>
            <w:tcW w:w="1765" w:type="dxa"/>
          </w:tcPr>
          <w:p w14:paraId="0900453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Slow decision-making</w:t>
            </w:r>
          </w:p>
        </w:tc>
        <w:tc>
          <w:tcPr>
            <w:tcW w:w="2526" w:type="dxa"/>
          </w:tcPr>
          <w:p w14:paraId="6A6AFBD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Incomplete or uncertain information delayed decisions at least sometimes</w:t>
            </w:r>
          </w:p>
        </w:tc>
        <w:tc>
          <w:tcPr>
            <w:tcW w:w="1119" w:type="dxa"/>
          </w:tcPr>
          <w:p w14:paraId="254BF97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88.9% (16 of 18)</w:t>
            </w:r>
          </w:p>
        </w:tc>
        <w:tc>
          <w:tcPr>
            <w:tcW w:w="3220" w:type="dxa"/>
          </w:tcPr>
          <w:p w14:paraId="6EAE10F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Decision delays were a normal part of operations for most respondents.</w:t>
            </w:r>
          </w:p>
        </w:tc>
      </w:tr>
      <w:tr w:rsidR="00AA1678" w:rsidRPr="00F54185" w14:paraId="7A729DFC" w14:textId="77777777">
        <w:tc>
          <w:tcPr>
            <w:tcW w:w="1765" w:type="dxa"/>
          </w:tcPr>
          <w:p w14:paraId="387AAEF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Slow decision-making</w:t>
            </w:r>
          </w:p>
        </w:tc>
        <w:tc>
          <w:tcPr>
            <w:tcW w:w="2526" w:type="dxa"/>
          </w:tcPr>
          <w:p w14:paraId="5596FC1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Management receives a usable report one to five days after period end</w:t>
            </w:r>
          </w:p>
        </w:tc>
        <w:tc>
          <w:tcPr>
            <w:tcW w:w="1119" w:type="dxa"/>
          </w:tcPr>
          <w:p w14:paraId="1C52E23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61.1% (11 of 18)</w:t>
            </w:r>
          </w:p>
        </w:tc>
        <w:tc>
          <w:tcPr>
            <w:tcW w:w="3220" w:type="dxa"/>
          </w:tcPr>
          <w:p w14:paraId="32BC3CB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substantial proportion still waits beyond the same day for decision-ready information.</w:t>
            </w:r>
          </w:p>
        </w:tc>
      </w:tr>
      <w:tr w:rsidR="00AA1678" w:rsidRPr="00F54185" w14:paraId="7356ECED" w14:textId="77777777">
        <w:tc>
          <w:tcPr>
            <w:tcW w:w="1765" w:type="dxa"/>
          </w:tcPr>
          <w:p w14:paraId="1A23B4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526" w:type="dxa"/>
          </w:tcPr>
          <w:p w14:paraId="66CC7D9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Extra costs due to errors were incurred one to five times in a typical month</w:t>
            </w:r>
          </w:p>
        </w:tc>
        <w:tc>
          <w:tcPr>
            <w:tcW w:w="1119" w:type="dxa"/>
          </w:tcPr>
          <w:p w14:paraId="4DFB60E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3FC13D3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Operational inefficiencies translated into repeated cost exposure such as rush buying, waste, or missed sales.</w:t>
            </w:r>
          </w:p>
        </w:tc>
      </w:tr>
      <w:tr w:rsidR="00AA1678" w:rsidRPr="00F54185" w14:paraId="7D6C9374" w14:textId="77777777">
        <w:tc>
          <w:tcPr>
            <w:tcW w:w="1765" w:type="dxa"/>
          </w:tcPr>
          <w:p w14:paraId="68CC40E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526" w:type="dxa"/>
          </w:tcPr>
          <w:p w14:paraId="7EE29AA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Each reconciliation cycle takes at least 30 minutes</w:t>
            </w:r>
          </w:p>
        </w:tc>
        <w:tc>
          <w:tcPr>
            <w:tcW w:w="1119" w:type="dxa"/>
          </w:tcPr>
          <w:p w14:paraId="5655115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188690C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Reconciliation imposes a consistent labor burden on daily operations.</w:t>
            </w:r>
          </w:p>
        </w:tc>
      </w:tr>
      <w:tr w:rsidR="00AA1678" w:rsidRPr="00F54185" w14:paraId="72C78C62" w14:textId="77777777">
        <w:tc>
          <w:tcPr>
            <w:tcW w:w="1765" w:type="dxa"/>
          </w:tcPr>
          <w:p w14:paraId="4961CAB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526" w:type="dxa"/>
          </w:tcPr>
          <w:p w14:paraId="47A9C46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Records from different sources do not match at least sometimes</w:t>
            </w:r>
          </w:p>
        </w:tc>
        <w:tc>
          <w:tcPr>
            <w:tcW w:w="1119" w:type="dxa"/>
          </w:tcPr>
          <w:p w14:paraId="56DFECD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678EF7D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Mismatch across logbooks, spreadsheets, POS reports, and receipts is a universal issue in the dataset.</w:t>
            </w:r>
          </w:p>
        </w:tc>
      </w:tr>
      <w:tr w:rsidR="00AA1678" w:rsidRPr="00F54185" w14:paraId="6298C4F6" w14:textId="77777777">
        <w:tc>
          <w:tcPr>
            <w:tcW w:w="1765" w:type="dxa"/>
          </w:tcPr>
          <w:p w14:paraId="6C61872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526" w:type="dxa"/>
          </w:tcPr>
          <w:p w14:paraId="748AF79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Identifying the source of a discrepancy takes 30 minutes or more</w:t>
            </w:r>
          </w:p>
        </w:tc>
        <w:tc>
          <w:tcPr>
            <w:tcW w:w="1119" w:type="dxa"/>
          </w:tcPr>
          <w:p w14:paraId="1249A25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88.9% (16 of 18)</w:t>
            </w:r>
          </w:p>
        </w:tc>
        <w:tc>
          <w:tcPr>
            <w:tcW w:w="3220" w:type="dxa"/>
          </w:tcPr>
          <w:p w14:paraId="2DE5C3E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Mismatch resolution is time-consuming, which further delays correction and reporting.</w:t>
            </w:r>
          </w:p>
        </w:tc>
      </w:tr>
    </w:tbl>
    <w:p w14:paraId="19C907FB" w14:textId="77777777" w:rsidR="00AA1678" w:rsidRPr="00F54185" w:rsidRDefault="00C96362">
      <w:pPr>
        <w:spacing w:line="480" w:lineRule="auto"/>
        <w:jc w:val="center"/>
        <w:rPr>
          <w:rFonts w:ascii="Cambria" w:eastAsia="Cambria" w:hAnsi="Cambria" w:cs="Cambria"/>
          <w:b/>
          <w:bCs/>
        </w:rPr>
      </w:pPr>
      <w:bookmarkStart w:id="107" w:name="kodigo_table_4_1"/>
      <w:r w:rsidRPr="00F54185">
        <w:rPr>
          <w:rFonts w:ascii="Cambria" w:eastAsia="Cambria" w:hAnsi="Cambria" w:cs="Cambria"/>
          <w:b/>
          <w:bCs/>
        </w:rPr>
        <w:t>Table 4.1. Key Baseline Indicators Related to Research Question 1</w:t>
      </w:r>
      <w:bookmarkEnd w:id="107"/>
    </w:p>
    <w:p w14:paraId="5043F04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2C01ECFC" wp14:editId="60ED4A66">
            <wp:extent cx="4754880" cy="27051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754880" cy="2705100"/>
                    </a:xfrm>
                    <a:prstGeom prst="rect">
                      <a:avLst/>
                    </a:prstGeom>
                    <a:ln/>
                  </pic:spPr>
                </pic:pic>
              </a:graphicData>
            </a:graphic>
          </wp:inline>
        </w:drawing>
      </w:r>
    </w:p>
    <w:p w14:paraId="59653080" w14:textId="77777777" w:rsidR="00AA1678" w:rsidRPr="00F54185" w:rsidRDefault="00C96362">
      <w:pPr>
        <w:spacing w:line="480" w:lineRule="auto"/>
        <w:jc w:val="center"/>
        <w:rPr>
          <w:rFonts w:ascii="Cambria" w:eastAsia="Cambria" w:hAnsi="Cambria" w:cs="Cambria"/>
          <w:b/>
          <w:bCs/>
        </w:rPr>
      </w:pPr>
      <w:bookmarkStart w:id="108" w:name="kodigo_figure_4_2"/>
      <w:r w:rsidRPr="00F54185">
        <w:rPr>
          <w:rFonts w:ascii="Cambria" w:eastAsia="Cambria" w:hAnsi="Cambria" w:cs="Cambria"/>
          <w:b/>
          <w:bCs/>
        </w:rPr>
        <w:t>Figure 4.2. Common Causes of Reconciliation Issues Reported in the Pre-Survey</w:t>
      </w:r>
      <w:bookmarkEnd w:id="108"/>
    </w:p>
    <w:p w14:paraId="1A02898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i/>
          <w:iCs/>
        </w:rPr>
        <w:t xml:space="preserve">Note. </w:t>
      </w:r>
      <w:r w:rsidRPr="00F54185">
        <w:rPr>
          <w:rFonts w:ascii="Cambria" w:eastAsia="Cambria" w:hAnsi="Cambria" w:cs="Cambria"/>
        </w:rPr>
        <w:t>Respondents could select more than one cause; percentages therefore total more than 100 percent.</w:t>
      </w:r>
    </w:p>
    <w:p w14:paraId="6E61B5A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4.2 shows that late encoding emerged as the most frequently reported cause of reconciliation problems (66.7%), followed by price or amount mismatches (61.1%) and wrong item counts (55.6%). Missing sales entries (44.4%) and lost documents (33.3%) further reveal that errors do not originate from one step alone. Instead, they accumulate across recording, updating, checking, and document handling. This strengthens the view that the problem is process fragmentation rather than a single isolated control failure.</w:t>
      </w:r>
    </w:p>
    <w:p w14:paraId="3582FD2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0A4C1681" wp14:editId="24081879">
            <wp:extent cx="4754880" cy="246888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4754880" cy="2468880"/>
                    </a:xfrm>
                    <a:prstGeom prst="rect">
                      <a:avLst/>
                    </a:prstGeom>
                    <a:ln/>
                  </pic:spPr>
                </pic:pic>
              </a:graphicData>
            </a:graphic>
          </wp:inline>
        </w:drawing>
      </w:r>
    </w:p>
    <w:p w14:paraId="7D364BE1" w14:textId="77777777" w:rsidR="00AA1678" w:rsidRPr="00F54185" w:rsidRDefault="00C96362">
      <w:pPr>
        <w:spacing w:line="480" w:lineRule="auto"/>
        <w:jc w:val="center"/>
        <w:rPr>
          <w:rFonts w:ascii="Cambria" w:eastAsia="Cambria" w:hAnsi="Cambria" w:cs="Cambria"/>
          <w:b/>
          <w:bCs/>
        </w:rPr>
      </w:pPr>
      <w:bookmarkStart w:id="109" w:name="kodigo_figure_4_3"/>
      <w:r w:rsidRPr="00F54185">
        <w:rPr>
          <w:rFonts w:ascii="Cambria" w:eastAsia="Cambria" w:hAnsi="Cambria" w:cs="Cambria"/>
          <w:b/>
          <w:bCs/>
        </w:rPr>
        <w:t>Figure 4.3. Decisions Most Frequently Delayed by Inventory or Reconciliation Issues</w:t>
      </w:r>
      <w:bookmarkEnd w:id="109"/>
    </w:p>
    <w:p w14:paraId="2709F5F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i/>
          <w:iCs/>
        </w:rPr>
        <w:t xml:space="preserve">Note. </w:t>
      </w:r>
      <w:r w:rsidRPr="00F54185">
        <w:rPr>
          <w:rFonts w:ascii="Cambria" w:eastAsia="Cambria" w:hAnsi="Cambria" w:cs="Cambria"/>
        </w:rPr>
        <w:t>Respondents could select more than one type of delayed decision.</w:t>
      </w:r>
    </w:p>
    <w:p w14:paraId="442DEF0E" w14:textId="77777777" w:rsidR="00AA1678" w:rsidRPr="00F54185" w:rsidRDefault="00AA1678">
      <w:pPr>
        <w:spacing w:line="480" w:lineRule="auto"/>
        <w:rPr>
          <w:rFonts w:ascii="Cambria" w:eastAsia="Cambria" w:hAnsi="Cambria" w:cs="Cambria"/>
        </w:rPr>
      </w:pPr>
    </w:p>
    <w:p w14:paraId="3138BC4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4.3 indicates that the most affected decisions were restocking or purchasing (66.7%), investigation of discrepancies (61.1%), and daily closing or report submission (50.0%). Supplier ordering and pricing adjustments were also frequently delayed. These results show that slow information flow affects both immediate frontline operations and higher-level management tasks. The delay is therefore not confined to reporting; it also shapes whether businesses can replenish stock on time, confirm quantities, or respond quickly to emerging problems.</w:t>
      </w:r>
    </w:p>
    <w:p w14:paraId="689B1773" w14:textId="77777777" w:rsidR="00AA1678" w:rsidRPr="00F54185" w:rsidRDefault="00AA1678">
      <w:pPr>
        <w:spacing w:line="480" w:lineRule="auto"/>
        <w:rPr>
          <w:rFonts w:ascii="Cambria" w:eastAsia="Cambria" w:hAnsi="Cambria" w:cs="Cambria"/>
        </w:rPr>
      </w:pPr>
    </w:p>
    <w:p w14:paraId="20DF9110" w14:textId="77777777" w:rsidR="00AA1678" w:rsidRPr="00F54185" w:rsidRDefault="00C96362">
      <w:pPr>
        <w:pStyle w:val="Heading1"/>
        <w:rPr>
          <w:rFonts w:ascii="Cambria" w:hAnsi="Cambria"/>
        </w:rPr>
        <w:pPrChange w:id="110" w:author="Evon Vergara" w:date="2026-04-14T03:03:00Z" w16du:dateUtc="2026-04-13T19:03:00Z">
          <w:pPr>
            <w:spacing w:line="480" w:lineRule="auto"/>
          </w:pPr>
        </w:pPrChange>
      </w:pPr>
      <w:bookmarkStart w:id="111" w:name="_Toc244036535"/>
      <w:r w:rsidRPr="00F54185">
        <w:rPr>
          <w:rFonts w:ascii="Cambria" w:hAnsi="Cambria"/>
        </w:rPr>
        <w:t>Perceived effects of the current workflow on efficiency</w:t>
      </w:r>
      <w:bookmarkEnd w:id="111"/>
    </w:p>
    <w:p w14:paraId="3BCCD71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The perception-based items in the pre-survey reinforce the baseline indicators. Respondents were only neutral on whether their current process keeps stock records accurate throughout the day and whether inventory and financial records remain consistent across tools. In </w:t>
      </w:r>
      <w:r w:rsidRPr="00F54185">
        <w:rPr>
          <w:rFonts w:ascii="Cambria" w:eastAsia="Cambria" w:hAnsi="Cambria" w:cs="Cambria"/>
        </w:rPr>
        <w:lastRenderedPageBreak/>
        <w:t>contrast, they agreed or strongly agreed that manual checking increases workload, reconciliation delays affect decision timeliness, and errors create avoidable costs.</w:t>
      </w:r>
    </w:p>
    <w:tbl>
      <w:tblPr>
        <w:tblStyle w:val="a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3"/>
        <w:gridCol w:w="770"/>
        <w:gridCol w:w="627"/>
        <w:gridCol w:w="1680"/>
      </w:tblGrid>
      <w:tr w:rsidR="00AA1678" w:rsidRPr="00F54185" w14:paraId="05546A8F" w14:textId="77777777">
        <w:tc>
          <w:tcPr>
            <w:tcW w:w="5553" w:type="dxa"/>
          </w:tcPr>
          <w:p w14:paraId="3C63B99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Indicator</w:t>
            </w:r>
          </w:p>
        </w:tc>
        <w:tc>
          <w:tcPr>
            <w:tcW w:w="770" w:type="dxa"/>
          </w:tcPr>
          <w:p w14:paraId="58D3867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Mean</w:t>
            </w:r>
          </w:p>
        </w:tc>
        <w:tc>
          <w:tcPr>
            <w:tcW w:w="627" w:type="dxa"/>
          </w:tcPr>
          <w:p w14:paraId="45DB187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SD</w:t>
            </w:r>
          </w:p>
        </w:tc>
        <w:tc>
          <w:tcPr>
            <w:tcW w:w="1680" w:type="dxa"/>
          </w:tcPr>
          <w:p w14:paraId="014669C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Interpretation</w:t>
            </w:r>
          </w:p>
        </w:tc>
      </w:tr>
      <w:tr w:rsidR="00AA1678" w:rsidRPr="00F54185" w14:paraId="0BA92F44" w14:textId="77777777">
        <w:tc>
          <w:tcPr>
            <w:tcW w:w="5553" w:type="dxa"/>
          </w:tcPr>
          <w:p w14:paraId="1288A81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Our current process allows stock records to stay accurate throughout the day.</w:t>
            </w:r>
          </w:p>
        </w:tc>
        <w:tc>
          <w:tcPr>
            <w:tcW w:w="770" w:type="dxa"/>
          </w:tcPr>
          <w:p w14:paraId="1FA4A1C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2.78</w:t>
            </w:r>
          </w:p>
        </w:tc>
        <w:tc>
          <w:tcPr>
            <w:tcW w:w="627" w:type="dxa"/>
          </w:tcPr>
          <w:p w14:paraId="09DE09D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1.17</w:t>
            </w:r>
          </w:p>
        </w:tc>
        <w:tc>
          <w:tcPr>
            <w:tcW w:w="1680" w:type="dxa"/>
          </w:tcPr>
          <w:p w14:paraId="262C46E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Neutral</w:t>
            </w:r>
          </w:p>
        </w:tc>
      </w:tr>
      <w:tr w:rsidR="00AA1678" w:rsidRPr="00F54185" w14:paraId="69BD3879" w14:textId="77777777">
        <w:tc>
          <w:tcPr>
            <w:tcW w:w="5553" w:type="dxa"/>
          </w:tcPr>
          <w:p w14:paraId="7486F64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and financial records are consistent across the documents or tools we use.</w:t>
            </w:r>
          </w:p>
        </w:tc>
        <w:tc>
          <w:tcPr>
            <w:tcW w:w="770" w:type="dxa"/>
          </w:tcPr>
          <w:p w14:paraId="78A2F2E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2.78</w:t>
            </w:r>
          </w:p>
        </w:tc>
        <w:tc>
          <w:tcPr>
            <w:tcW w:w="627" w:type="dxa"/>
          </w:tcPr>
          <w:p w14:paraId="1E4E9F7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0.94</w:t>
            </w:r>
          </w:p>
        </w:tc>
        <w:tc>
          <w:tcPr>
            <w:tcW w:w="1680" w:type="dxa"/>
          </w:tcPr>
          <w:p w14:paraId="4947FCE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Neutral</w:t>
            </w:r>
          </w:p>
        </w:tc>
      </w:tr>
      <w:tr w:rsidR="00AA1678" w:rsidRPr="00F54185" w14:paraId="5928DA6E" w14:textId="77777777">
        <w:tc>
          <w:tcPr>
            <w:tcW w:w="5553" w:type="dxa"/>
          </w:tcPr>
          <w:p w14:paraId="1B2C7A0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checking and re-encoding increase workload in our operations.</w:t>
            </w:r>
          </w:p>
        </w:tc>
        <w:tc>
          <w:tcPr>
            <w:tcW w:w="770" w:type="dxa"/>
          </w:tcPr>
          <w:p w14:paraId="145188D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4.50</w:t>
            </w:r>
          </w:p>
        </w:tc>
        <w:tc>
          <w:tcPr>
            <w:tcW w:w="627" w:type="dxa"/>
          </w:tcPr>
          <w:p w14:paraId="16FAE84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0.51</w:t>
            </w:r>
          </w:p>
        </w:tc>
        <w:tc>
          <w:tcPr>
            <w:tcW w:w="1680" w:type="dxa"/>
          </w:tcPr>
          <w:p w14:paraId="32AE05F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Strongly Agree</w:t>
            </w:r>
          </w:p>
        </w:tc>
      </w:tr>
      <w:tr w:rsidR="00AA1678" w:rsidRPr="00F54185" w14:paraId="1329B9BF" w14:textId="77777777">
        <w:tc>
          <w:tcPr>
            <w:tcW w:w="5553" w:type="dxa"/>
          </w:tcPr>
          <w:p w14:paraId="0F50A32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Delays in reconciliation affect the timeliness of decisions in our organization.</w:t>
            </w:r>
          </w:p>
        </w:tc>
        <w:tc>
          <w:tcPr>
            <w:tcW w:w="770" w:type="dxa"/>
          </w:tcPr>
          <w:p w14:paraId="238FC5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4.28</w:t>
            </w:r>
          </w:p>
        </w:tc>
        <w:tc>
          <w:tcPr>
            <w:tcW w:w="627" w:type="dxa"/>
          </w:tcPr>
          <w:p w14:paraId="5DA97FE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0.57</w:t>
            </w:r>
          </w:p>
        </w:tc>
        <w:tc>
          <w:tcPr>
            <w:tcW w:w="1680" w:type="dxa"/>
          </w:tcPr>
          <w:p w14:paraId="4A9D649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Strongly Agree</w:t>
            </w:r>
          </w:p>
        </w:tc>
      </w:tr>
      <w:tr w:rsidR="00AA1678" w:rsidRPr="00F54185" w14:paraId="6E06C52B" w14:textId="77777777">
        <w:tc>
          <w:tcPr>
            <w:tcW w:w="5553" w:type="dxa"/>
          </w:tcPr>
          <w:p w14:paraId="42C79EA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Errors in inventory or reconciliation lead to avoidable operational costs.</w:t>
            </w:r>
          </w:p>
        </w:tc>
        <w:tc>
          <w:tcPr>
            <w:tcW w:w="770" w:type="dxa"/>
          </w:tcPr>
          <w:p w14:paraId="7F1DD3A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3.89</w:t>
            </w:r>
          </w:p>
        </w:tc>
        <w:tc>
          <w:tcPr>
            <w:tcW w:w="627" w:type="dxa"/>
          </w:tcPr>
          <w:p w14:paraId="364D212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0.96</w:t>
            </w:r>
          </w:p>
        </w:tc>
        <w:tc>
          <w:tcPr>
            <w:tcW w:w="1680" w:type="dxa"/>
          </w:tcPr>
          <w:p w14:paraId="47FDC8A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Agree</w:t>
            </w:r>
          </w:p>
        </w:tc>
      </w:tr>
    </w:tbl>
    <w:p w14:paraId="14C6E60E" w14:textId="77777777" w:rsidR="00AA1678" w:rsidRPr="00F54185" w:rsidRDefault="00C96362">
      <w:pPr>
        <w:spacing w:line="480" w:lineRule="auto"/>
        <w:jc w:val="center"/>
        <w:rPr>
          <w:rFonts w:ascii="Cambria" w:eastAsia="Cambria" w:hAnsi="Cambria" w:cs="Cambria"/>
          <w:b/>
          <w:bCs/>
        </w:rPr>
      </w:pPr>
      <w:bookmarkStart w:id="112" w:name="kodigo_table_4_2"/>
      <w:r w:rsidRPr="00F54185">
        <w:rPr>
          <w:rFonts w:ascii="Cambria" w:eastAsia="Cambria" w:hAnsi="Cambria" w:cs="Cambria"/>
          <w:b/>
          <w:bCs/>
        </w:rPr>
        <w:t>Table 4.2. Mean Ratings on Current Workflow Conditions and Operational Effects</w:t>
      </w:r>
      <w:bookmarkEnd w:id="112"/>
    </w:p>
    <w:p w14:paraId="2D745C1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59FA9FA" wp14:editId="3948DBB9">
            <wp:extent cx="4754880" cy="25146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4754880" cy="2514600"/>
                    </a:xfrm>
                    <a:prstGeom prst="rect">
                      <a:avLst/>
                    </a:prstGeom>
                    <a:ln/>
                  </pic:spPr>
                </pic:pic>
              </a:graphicData>
            </a:graphic>
          </wp:inline>
        </w:drawing>
      </w:r>
    </w:p>
    <w:p w14:paraId="63FC9565" w14:textId="77777777" w:rsidR="00AA1678" w:rsidRPr="00F54185" w:rsidRDefault="00C96362">
      <w:pPr>
        <w:spacing w:line="480" w:lineRule="auto"/>
        <w:jc w:val="center"/>
        <w:rPr>
          <w:rFonts w:ascii="Cambria" w:eastAsia="Cambria" w:hAnsi="Cambria" w:cs="Cambria"/>
          <w:b/>
          <w:bCs/>
        </w:rPr>
      </w:pPr>
      <w:bookmarkStart w:id="113" w:name="kodigo_figure_4_4"/>
      <w:r w:rsidRPr="00F54185">
        <w:rPr>
          <w:rFonts w:ascii="Cambria" w:eastAsia="Cambria" w:hAnsi="Cambria" w:cs="Cambria"/>
          <w:b/>
          <w:bCs/>
        </w:rPr>
        <w:t>Figure 4.4. Mean Scores of the RQ1-Related Perception Items</w:t>
      </w:r>
      <w:bookmarkEnd w:id="113"/>
    </w:p>
    <w:p w14:paraId="6BFC3D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As shown in Table 4.2 and Figure 4.4, the highest mean was recorded for the statement that manual checking and re-encoding increase workload (M = 4.50, SD = 0.51), followed by the statement that reconciliation delays affect decision timeliness (M = 4.28, SD = 0.57). The statement that inventory or reconciliation errors create avoidable costs also received a high mean (M = 3.89, SD = 0.96). By contrast, the two positively framed statements on accuracy and consistency both obtained lower means (M = 2.78), indicating that respondents did not strongly perceive their current workflow as dependable throughout the day. Taken together, the scale results show that the present workflow is experienced more as a burden to be corrected than as a reliable basis for decisions.</w:t>
      </w:r>
    </w:p>
    <w:p w14:paraId="46D9C478" w14:textId="77777777" w:rsidR="00AA1678" w:rsidRPr="00F54185" w:rsidRDefault="00AA1678">
      <w:pPr>
        <w:spacing w:line="480" w:lineRule="auto"/>
        <w:rPr>
          <w:rFonts w:ascii="Cambria" w:eastAsia="Cambria" w:hAnsi="Cambria" w:cs="Cambria"/>
        </w:rPr>
      </w:pPr>
    </w:p>
    <w:p w14:paraId="2B5301A4" w14:textId="77777777" w:rsidR="00AA1678" w:rsidRPr="00F54185" w:rsidRDefault="00C96362">
      <w:pPr>
        <w:pStyle w:val="Heading1"/>
        <w:rPr>
          <w:rFonts w:ascii="Cambria" w:hAnsi="Cambria"/>
        </w:rPr>
        <w:pPrChange w:id="114" w:author="Evon Vergara" w:date="2026-04-14T03:03:00Z" w16du:dateUtc="2026-04-13T19:03:00Z">
          <w:pPr>
            <w:spacing w:line="480" w:lineRule="auto"/>
          </w:pPr>
        </w:pPrChange>
      </w:pPr>
      <w:bookmarkStart w:id="115" w:name="_Toc244036536"/>
      <w:r w:rsidRPr="00F54185">
        <w:rPr>
          <w:rFonts w:ascii="Cambria" w:hAnsi="Cambria"/>
        </w:rPr>
        <w:t>Qualitative themes from the interview transcripts</w:t>
      </w:r>
      <w:bookmarkEnd w:id="115"/>
    </w:p>
    <w:p w14:paraId="2A72C673"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qualitative strand explains the operational meaning behind the survey patterns. Five interview transcripts from different SME contexts were reviewed using thematic analysis. Although the businesses differed in size and industry, the same cross-case pattern appeared repeatedly: once stock, sales, pricing, transfers, or payment records were spread across multiple tools and people, the reliable picture of operations became delayed, uncertain, and dependent on rechecking.</w:t>
      </w:r>
    </w:p>
    <w:tbl>
      <w:tblPr>
        <w:tblStyle w:val="a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709"/>
        <w:gridCol w:w="2296"/>
        <w:gridCol w:w="2929"/>
      </w:tblGrid>
      <w:tr w:rsidR="00AA1678" w:rsidRPr="00F54185" w14:paraId="38D61406" w14:textId="77777777">
        <w:tc>
          <w:tcPr>
            <w:tcW w:w="1696" w:type="dxa"/>
          </w:tcPr>
          <w:p w14:paraId="1033E36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Interviewee</w:t>
            </w:r>
          </w:p>
        </w:tc>
        <w:tc>
          <w:tcPr>
            <w:tcW w:w="1709" w:type="dxa"/>
          </w:tcPr>
          <w:p w14:paraId="31A78DA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Business context</w:t>
            </w:r>
          </w:p>
        </w:tc>
        <w:tc>
          <w:tcPr>
            <w:tcW w:w="2296" w:type="dxa"/>
          </w:tcPr>
          <w:p w14:paraId="03F32CF3"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Role</w:t>
            </w:r>
          </w:p>
        </w:tc>
        <w:tc>
          <w:tcPr>
            <w:tcW w:w="2929" w:type="dxa"/>
          </w:tcPr>
          <w:p w14:paraId="2310068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Notable process features</w:t>
            </w:r>
          </w:p>
        </w:tc>
      </w:tr>
      <w:tr w:rsidR="00AA1678" w:rsidRPr="00F54185" w14:paraId="4AC27466" w14:textId="77777777">
        <w:tc>
          <w:tcPr>
            <w:tcW w:w="1696" w:type="dxa"/>
          </w:tcPr>
          <w:p w14:paraId="07CAF48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1</w:t>
            </w:r>
          </w:p>
        </w:tc>
        <w:tc>
          <w:tcPr>
            <w:tcW w:w="1709" w:type="dxa"/>
          </w:tcPr>
          <w:p w14:paraId="1013004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Single-location micro-retail store</w:t>
            </w:r>
          </w:p>
        </w:tc>
        <w:tc>
          <w:tcPr>
            <w:tcW w:w="2296" w:type="dxa"/>
          </w:tcPr>
          <w:p w14:paraId="43FDC66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Owner/operator</w:t>
            </w:r>
          </w:p>
        </w:tc>
        <w:tc>
          <w:tcPr>
            <w:tcW w:w="2929" w:type="dxa"/>
          </w:tcPr>
          <w:p w14:paraId="79B25DB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Heavy reliance on memory; price verification depends on spouse; no formal stock system.</w:t>
            </w:r>
          </w:p>
        </w:tc>
      </w:tr>
      <w:tr w:rsidR="00AA1678" w:rsidRPr="00F54185" w14:paraId="54E1CC94" w14:textId="77777777">
        <w:tc>
          <w:tcPr>
            <w:tcW w:w="1696" w:type="dxa"/>
          </w:tcPr>
          <w:p w14:paraId="20F8400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Interviewee 2</w:t>
            </w:r>
          </w:p>
        </w:tc>
        <w:tc>
          <w:tcPr>
            <w:tcW w:w="1709" w:type="dxa"/>
          </w:tcPr>
          <w:p w14:paraId="6EBC1CC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Sari-sari store</w:t>
            </w:r>
          </w:p>
        </w:tc>
        <w:tc>
          <w:tcPr>
            <w:tcW w:w="2296" w:type="dxa"/>
          </w:tcPr>
          <w:p w14:paraId="41A839B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Family store operator</w:t>
            </w:r>
          </w:p>
        </w:tc>
        <w:tc>
          <w:tcPr>
            <w:tcW w:w="2929" w:type="dxa"/>
          </w:tcPr>
          <w:p w14:paraId="6DBBB37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notebook logging; household use and credit sales complicate reconciliation.</w:t>
            </w:r>
          </w:p>
        </w:tc>
      </w:tr>
      <w:tr w:rsidR="00AA1678" w:rsidRPr="00F54185" w14:paraId="5AAC02B0" w14:textId="77777777">
        <w:tc>
          <w:tcPr>
            <w:tcW w:w="1696" w:type="dxa"/>
          </w:tcPr>
          <w:p w14:paraId="7572218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3</w:t>
            </w:r>
          </w:p>
        </w:tc>
        <w:tc>
          <w:tcPr>
            <w:tcW w:w="1709" w:type="dxa"/>
          </w:tcPr>
          <w:p w14:paraId="367C469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Two-branch neighborhood grocery</w:t>
            </w:r>
          </w:p>
        </w:tc>
        <w:tc>
          <w:tcPr>
            <w:tcW w:w="2296" w:type="dxa"/>
          </w:tcPr>
          <w:p w14:paraId="58AD5BC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Owner-manager</w:t>
            </w:r>
          </w:p>
        </w:tc>
        <w:tc>
          <w:tcPr>
            <w:tcW w:w="2929" w:type="dxa"/>
          </w:tcPr>
          <w:p w14:paraId="0DA6FFB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Basic POS plus logbooks; branch transfers; mixed-unit selling; e-wallet settlements.</w:t>
            </w:r>
          </w:p>
        </w:tc>
      </w:tr>
      <w:tr w:rsidR="00AA1678" w:rsidRPr="00F54185" w14:paraId="35017BA3" w14:textId="77777777">
        <w:tc>
          <w:tcPr>
            <w:tcW w:w="1696" w:type="dxa"/>
          </w:tcPr>
          <w:p w14:paraId="13F00E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4</w:t>
            </w:r>
          </w:p>
        </w:tc>
        <w:tc>
          <w:tcPr>
            <w:tcW w:w="1709" w:type="dxa"/>
          </w:tcPr>
          <w:p w14:paraId="7B6A1CC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Hardware and construction supplies</w:t>
            </w:r>
          </w:p>
        </w:tc>
        <w:tc>
          <w:tcPr>
            <w:tcW w:w="2296" w:type="dxa"/>
          </w:tcPr>
          <w:p w14:paraId="30DF8A1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Operations/branch manager</w:t>
            </w:r>
          </w:p>
        </w:tc>
        <w:tc>
          <w:tcPr>
            <w:tcW w:w="2929" w:type="dxa"/>
          </w:tcPr>
          <w:p w14:paraId="0AC14F0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POS, quotation sheets, warehouse release slips, and transfer forms.</w:t>
            </w:r>
          </w:p>
        </w:tc>
      </w:tr>
      <w:tr w:rsidR="00AA1678" w:rsidRPr="00F54185" w14:paraId="78840ABE" w14:textId="77777777">
        <w:tc>
          <w:tcPr>
            <w:tcW w:w="1696" w:type="dxa"/>
          </w:tcPr>
          <w:p w14:paraId="14F0E99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5</w:t>
            </w:r>
          </w:p>
        </w:tc>
        <w:tc>
          <w:tcPr>
            <w:tcW w:w="1709" w:type="dxa"/>
          </w:tcPr>
          <w:p w14:paraId="793F1E3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Bakery with commissary and outlets</w:t>
            </w:r>
          </w:p>
        </w:tc>
        <w:tc>
          <w:tcPr>
            <w:tcW w:w="2296" w:type="dxa"/>
          </w:tcPr>
          <w:p w14:paraId="05776A0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Owner-manager / operations lead</w:t>
            </w:r>
          </w:p>
        </w:tc>
        <w:tc>
          <w:tcPr>
            <w:tcW w:w="2929" w:type="dxa"/>
          </w:tcPr>
          <w:p w14:paraId="512AF84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POS by outlet, production logs, transfer sheets, wastage forms, and payment screenshots.</w:t>
            </w:r>
          </w:p>
        </w:tc>
      </w:tr>
    </w:tbl>
    <w:p w14:paraId="7C9D0F62" w14:textId="77777777" w:rsidR="00AA1678" w:rsidRPr="00F54185" w:rsidRDefault="00C96362">
      <w:pPr>
        <w:spacing w:line="480" w:lineRule="auto"/>
        <w:jc w:val="center"/>
        <w:rPr>
          <w:rFonts w:ascii="Cambria" w:eastAsia="Cambria" w:hAnsi="Cambria" w:cs="Cambria"/>
          <w:b/>
          <w:bCs/>
        </w:rPr>
      </w:pPr>
      <w:bookmarkStart w:id="116" w:name="kodigo_table_4_3"/>
      <w:r w:rsidRPr="00F54185">
        <w:rPr>
          <w:rFonts w:ascii="Cambria" w:eastAsia="Cambria" w:hAnsi="Cambria" w:cs="Cambria"/>
          <w:b/>
          <w:bCs/>
        </w:rPr>
        <w:t>Table 4.3. Interview Participant Contexts Included in the Thematic Analysis</w:t>
      </w:r>
      <w:bookmarkEnd w:id="116"/>
    </w:p>
    <w:p w14:paraId="3064264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lastRenderedPageBreak/>
        <w:drawing>
          <wp:inline distT="0" distB="0" distL="0" distR="0" wp14:anchorId="3B22245F" wp14:editId="27DA1406">
            <wp:extent cx="4754880" cy="309372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4754880" cy="3093720"/>
                    </a:xfrm>
                    <a:prstGeom prst="rect">
                      <a:avLst/>
                    </a:prstGeom>
                    <a:ln/>
                  </pic:spPr>
                </pic:pic>
              </a:graphicData>
            </a:graphic>
          </wp:inline>
        </w:drawing>
      </w:r>
    </w:p>
    <w:p w14:paraId="0D1C44A3" w14:textId="77777777" w:rsidR="00AA1678" w:rsidRPr="00F54185" w:rsidRDefault="00C96362">
      <w:pPr>
        <w:spacing w:line="480" w:lineRule="auto"/>
        <w:jc w:val="center"/>
        <w:rPr>
          <w:rFonts w:ascii="Cambria" w:eastAsia="Cambria" w:hAnsi="Cambria" w:cs="Cambria"/>
          <w:b/>
          <w:bCs/>
        </w:rPr>
      </w:pPr>
      <w:bookmarkStart w:id="117" w:name="kodigo_figure_4_5"/>
      <w:r w:rsidRPr="00F54185">
        <w:rPr>
          <w:rFonts w:ascii="Cambria" w:eastAsia="Cambria" w:hAnsi="Cambria" w:cs="Cambria"/>
          <w:b/>
          <w:bCs/>
        </w:rPr>
        <w:t>Figure 4.5. Thematic Map of the Qualitative Findings for Research Question 1</w:t>
      </w:r>
      <w:bookmarkEnd w:id="117"/>
    </w:p>
    <w:p w14:paraId="1081DD7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Figure 4.5 summarizes the thematic structure of the interview data. At the center is the lack of a timely, trusted single source of truth. From that central problem flowed five related themes: fragmented recordkeeping, delayed visibility of the true situation, disruption to service and restocking, labor shifted toward error correction, and greater trust in physical proof than in the shared record itself.</w:t>
      </w:r>
    </w:p>
    <w:p w14:paraId="6119ACD7" w14:textId="77777777" w:rsidR="00AA1678" w:rsidRPr="00F54185" w:rsidRDefault="00AA1678">
      <w:pPr>
        <w:spacing w:line="480" w:lineRule="auto"/>
        <w:ind w:firstLine="720"/>
        <w:rPr>
          <w:rFonts w:ascii="Cambria" w:eastAsia="Cambria" w:hAnsi="Cambria" w:cs="Cambria"/>
        </w:rPr>
      </w:pPr>
    </w:p>
    <w:p w14:paraId="31089E0E" w14:textId="77777777" w:rsidR="00AA1678" w:rsidRPr="00F54185" w:rsidRDefault="00AA1678">
      <w:pPr>
        <w:spacing w:line="480" w:lineRule="auto"/>
        <w:ind w:firstLine="720"/>
        <w:rPr>
          <w:rFonts w:ascii="Cambria" w:eastAsia="Cambria" w:hAnsi="Cambria" w:cs="Cambria"/>
        </w:rPr>
      </w:pPr>
    </w:p>
    <w:p w14:paraId="32A452C8" w14:textId="77777777" w:rsidR="00AA1678" w:rsidRPr="00F54185" w:rsidRDefault="00AA1678">
      <w:pPr>
        <w:spacing w:line="480" w:lineRule="auto"/>
        <w:ind w:firstLine="720"/>
        <w:rPr>
          <w:rFonts w:ascii="Cambria" w:eastAsia="Cambria" w:hAnsi="Cambria" w:cs="Cambria"/>
        </w:rPr>
      </w:pPr>
    </w:p>
    <w:p w14:paraId="6508985F" w14:textId="77777777" w:rsidR="00AA1678" w:rsidRPr="00F54185" w:rsidRDefault="00AA1678">
      <w:pPr>
        <w:spacing w:line="480" w:lineRule="auto"/>
        <w:ind w:firstLine="720"/>
        <w:rPr>
          <w:rFonts w:ascii="Cambria" w:eastAsia="Cambria" w:hAnsi="Cambria" w:cs="Cambria"/>
        </w:rPr>
      </w:pPr>
    </w:p>
    <w:p w14:paraId="15CA6CED" w14:textId="77777777" w:rsidR="00AA1678" w:rsidRPr="00F54185" w:rsidRDefault="00AA1678">
      <w:pPr>
        <w:spacing w:line="480" w:lineRule="auto"/>
        <w:ind w:firstLine="720"/>
        <w:rPr>
          <w:rFonts w:ascii="Cambria" w:eastAsia="Cambria" w:hAnsi="Cambria" w:cs="Cambria"/>
        </w:rPr>
      </w:pPr>
    </w:p>
    <w:p w14:paraId="11C16F9B" w14:textId="77777777" w:rsidR="00AA1678" w:rsidRPr="00F54185" w:rsidRDefault="00AA1678">
      <w:pPr>
        <w:spacing w:line="480" w:lineRule="auto"/>
        <w:ind w:firstLine="720"/>
        <w:rPr>
          <w:rFonts w:ascii="Cambria" w:eastAsia="Cambria" w:hAnsi="Cambria" w:cs="Cambria"/>
        </w:rPr>
      </w:pPr>
    </w:p>
    <w:p w14:paraId="44E346EE" w14:textId="77777777" w:rsidR="00AA1678" w:rsidRPr="00F54185" w:rsidRDefault="00AA1678">
      <w:pPr>
        <w:spacing w:line="480" w:lineRule="auto"/>
        <w:ind w:firstLine="720"/>
        <w:rPr>
          <w:rFonts w:ascii="Cambria" w:eastAsia="Cambria" w:hAnsi="Cambria" w:cs="Cambria"/>
        </w:rPr>
      </w:pPr>
    </w:p>
    <w:tbl>
      <w:tblPr>
        <w:tblStyle w:val="aa"/>
        <w:tblW w:w="89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2183"/>
        <w:gridCol w:w="2374"/>
        <w:gridCol w:w="2331"/>
      </w:tblGrid>
      <w:tr w:rsidR="00AA1678" w:rsidRPr="00F54185" w14:paraId="49B1F96A" w14:textId="77777777">
        <w:trPr>
          <w:trHeight w:val="690"/>
        </w:trPr>
        <w:tc>
          <w:tcPr>
            <w:tcW w:w="2080" w:type="dxa"/>
          </w:tcPr>
          <w:p w14:paraId="5E24E616"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lastRenderedPageBreak/>
              <w:t>Theme</w:t>
            </w:r>
          </w:p>
        </w:tc>
        <w:tc>
          <w:tcPr>
            <w:tcW w:w="2183" w:type="dxa"/>
          </w:tcPr>
          <w:p w14:paraId="489BBAB9"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Core sub-themes</w:t>
            </w:r>
          </w:p>
        </w:tc>
        <w:tc>
          <w:tcPr>
            <w:tcW w:w="2374" w:type="dxa"/>
          </w:tcPr>
          <w:p w14:paraId="19573828"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Illustrative quote</w:t>
            </w:r>
          </w:p>
        </w:tc>
        <w:tc>
          <w:tcPr>
            <w:tcW w:w="2331" w:type="dxa"/>
          </w:tcPr>
          <w:p w14:paraId="42120E0E"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Meaning for operations</w:t>
            </w:r>
          </w:p>
        </w:tc>
      </w:tr>
      <w:tr w:rsidR="00AA1678" w:rsidRPr="00F54185" w14:paraId="09222AC9" w14:textId="77777777">
        <w:trPr>
          <w:trHeight w:val="1728"/>
        </w:trPr>
        <w:tc>
          <w:tcPr>
            <w:tcW w:w="2080" w:type="dxa"/>
          </w:tcPr>
          <w:p w14:paraId="4BBA388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Fragmented recordkeeping creates no single source of truth</w:t>
            </w:r>
          </w:p>
        </w:tc>
        <w:tc>
          <w:tcPr>
            <w:tcW w:w="2183" w:type="dxa"/>
          </w:tcPr>
          <w:p w14:paraId="4217E897"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Manual and hybrid recording; person-dependent updates; informal workarounds.</w:t>
            </w:r>
          </w:p>
        </w:tc>
        <w:tc>
          <w:tcPr>
            <w:tcW w:w="2374" w:type="dxa"/>
          </w:tcPr>
          <w:p w14:paraId="2A42B642"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"So far, we do not have a system for tracking our sales and inventory..." (Interviewee 1)</w:t>
            </w:r>
          </w:p>
        </w:tc>
        <w:tc>
          <w:tcPr>
            <w:tcW w:w="2331" w:type="dxa"/>
          </w:tcPr>
          <w:p w14:paraId="5C56CDC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Operations depend on scattered records rather than a unified live record.</w:t>
            </w:r>
          </w:p>
        </w:tc>
      </w:tr>
      <w:tr w:rsidR="00AA1678" w:rsidRPr="00F54185" w14:paraId="089B5CAB" w14:textId="77777777">
        <w:trPr>
          <w:trHeight w:val="1728"/>
        </w:trPr>
        <w:tc>
          <w:tcPr>
            <w:tcW w:w="2080" w:type="dxa"/>
          </w:tcPr>
          <w:p w14:paraId="7ED0176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Delayed updates make the accurate picture arrive too late</w:t>
            </w:r>
          </w:p>
        </w:tc>
        <w:tc>
          <w:tcPr>
            <w:tcW w:w="2183" w:type="dxa"/>
          </w:tcPr>
          <w:p w14:paraId="101F38C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Unposted movement; next-day correction; decisions made under uncertainty.</w:t>
            </w:r>
          </w:p>
        </w:tc>
        <w:tc>
          <w:tcPr>
            <w:tcW w:w="2374" w:type="dxa"/>
          </w:tcPr>
          <w:p w14:paraId="18D18967"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"The deeper issue is that the real situation becomes visible too late." (Interviewee 3)</w:t>
            </w:r>
          </w:p>
        </w:tc>
        <w:tc>
          <w:tcPr>
            <w:tcW w:w="2331" w:type="dxa"/>
          </w:tcPr>
          <w:p w14:paraId="3990F1DC"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Even when the truth is eventually reconstructed, it often arrives after the decision window.</w:t>
            </w:r>
          </w:p>
        </w:tc>
      </w:tr>
      <w:tr w:rsidR="00AA1678" w:rsidRPr="00F54185" w14:paraId="6F249226" w14:textId="77777777">
        <w:trPr>
          <w:trHeight w:val="1390"/>
        </w:trPr>
        <w:tc>
          <w:tcPr>
            <w:tcW w:w="2080" w:type="dxa"/>
          </w:tcPr>
          <w:p w14:paraId="4B3EB422"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Inaccurate records disrupt service, fulfillment, and restocking</w:t>
            </w:r>
          </w:p>
        </w:tc>
        <w:tc>
          <w:tcPr>
            <w:tcW w:w="2183" w:type="dxa"/>
          </w:tcPr>
          <w:p w14:paraId="3F91560B"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Customer promise failure; partial release; conservative or delayed restocking.</w:t>
            </w:r>
          </w:p>
        </w:tc>
        <w:tc>
          <w:tcPr>
            <w:tcW w:w="2374" w:type="dxa"/>
          </w:tcPr>
          <w:p w14:paraId="459EA7BB"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"This can disappoint customers and reduce sales." (Interviewee 2)</w:t>
            </w:r>
          </w:p>
        </w:tc>
        <w:tc>
          <w:tcPr>
            <w:tcW w:w="2331" w:type="dxa"/>
          </w:tcPr>
          <w:p w14:paraId="72959290"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Weak records quickly become visible as stockouts, delays, and missed sales.</w:t>
            </w:r>
          </w:p>
        </w:tc>
      </w:tr>
      <w:tr w:rsidR="00AA1678" w:rsidRPr="00F54185" w14:paraId="4F088496" w14:textId="77777777">
        <w:trPr>
          <w:trHeight w:val="1728"/>
        </w:trPr>
        <w:tc>
          <w:tcPr>
            <w:tcW w:w="2080" w:type="dxa"/>
          </w:tcPr>
          <w:p w14:paraId="6907B51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Manual reconciliation shifts effort from operations to error correction</w:t>
            </w:r>
          </w:p>
        </w:tc>
        <w:tc>
          <w:tcPr>
            <w:tcW w:w="2183" w:type="dxa"/>
          </w:tcPr>
          <w:p w14:paraId="67BBF65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Repeated recounting; after-hours verification; coordination strain.</w:t>
            </w:r>
          </w:p>
        </w:tc>
        <w:tc>
          <w:tcPr>
            <w:tcW w:w="2374" w:type="dxa"/>
          </w:tcPr>
          <w:p w14:paraId="30E77660"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"Sometimes it ends up in an argument because I am already loaded with work." (Interviewee 1)</w:t>
            </w:r>
          </w:p>
        </w:tc>
        <w:tc>
          <w:tcPr>
            <w:tcW w:w="2331" w:type="dxa"/>
          </w:tcPr>
          <w:p w14:paraId="3AB50EE0"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Labor is redirected from serving customers and planning toward repetitive correction.</w:t>
            </w:r>
          </w:p>
        </w:tc>
      </w:tr>
      <w:tr w:rsidR="00AA1678" w:rsidRPr="00F54185" w14:paraId="4B7BBBB6" w14:textId="77777777">
        <w:trPr>
          <w:trHeight w:val="1728"/>
        </w:trPr>
        <w:tc>
          <w:tcPr>
            <w:tcW w:w="2080" w:type="dxa"/>
          </w:tcPr>
          <w:p w14:paraId="14D346D6"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When records conflict, trust shifts to physical proof</w:t>
            </w:r>
          </w:p>
        </w:tc>
        <w:tc>
          <w:tcPr>
            <w:tcW w:w="2183" w:type="dxa"/>
          </w:tcPr>
          <w:p w14:paraId="08513924"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Physical count as truth; signed slips and receipts preferred; slow confirmation.</w:t>
            </w:r>
          </w:p>
        </w:tc>
        <w:tc>
          <w:tcPr>
            <w:tcW w:w="2374" w:type="dxa"/>
          </w:tcPr>
          <w:p w14:paraId="2F09D2C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"We usually check the actual physical stock first because that is the most reliable basis." (Interviewee 2)</w:t>
            </w:r>
          </w:p>
        </w:tc>
        <w:tc>
          <w:tcPr>
            <w:tcW w:w="2331" w:type="dxa"/>
          </w:tcPr>
          <w:p w14:paraId="26E8C93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Record systems have not earned enough trust to support fast decisions on their own.</w:t>
            </w:r>
          </w:p>
        </w:tc>
      </w:tr>
    </w:tbl>
    <w:p w14:paraId="64DD1D91" w14:textId="77777777" w:rsidR="00AA1678" w:rsidRPr="00F54185" w:rsidRDefault="00C96362">
      <w:pPr>
        <w:spacing w:line="480" w:lineRule="auto"/>
        <w:jc w:val="center"/>
        <w:rPr>
          <w:rFonts w:ascii="Cambria" w:eastAsia="Cambria" w:hAnsi="Cambria" w:cs="Cambria"/>
          <w:b/>
          <w:bCs/>
        </w:rPr>
      </w:pPr>
      <w:bookmarkStart w:id="118" w:name="kodigo_table_4_4"/>
      <w:r w:rsidRPr="00F54185">
        <w:rPr>
          <w:rFonts w:ascii="Cambria" w:eastAsia="Cambria" w:hAnsi="Cambria" w:cs="Cambria"/>
          <w:b/>
          <w:bCs/>
        </w:rPr>
        <w:t>Table 4.4. Themes, Sub-Themes, and Illustrative Quotes from the Interview Data</w:t>
      </w:r>
      <w:bookmarkEnd w:id="118"/>
    </w:p>
    <w:p w14:paraId="11C42576" w14:textId="77777777" w:rsidR="00AA1678" w:rsidRPr="00F54185" w:rsidRDefault="00AA1678">
      <w:pPr>
        <w:spacing w:line="480" w:lineRule="auto"/>
        <w:jc w:val="center"/>
        <w:rPr>
          <w:rFonts w:ascii="Cambria" w:eastAsia="Cambria" w:hAnsi="Cambria" w:cs="Cambria"/>
          <w:b/>
          <w:bCs/>
        </w:rPr>
      </w:pPr>
    </w:p>
    <w:p w14:paraId="2CDDD4E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Fragmented recordkeeping creates no single source of truth</w:t>
      </w:r>
    </w:p>
    <w:p w14:paraId="553E05E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first theme shows that records are distributed across notebooks, spreadsheets, chat messages, POS summaries, receipts, and memory. In Interviewee 1’s account, inventory decisions depended largely on checking which items looked low and then contacting another person to verify prices. Similar fragmentation appeared in the grocery, hardware, and bakery cases, where branch transfers, release slips, production logs, or chat updates could exist separately from the main stock file. This directly reflects data inconsistency, because each tool contains only a partial version of the operational reality.</w:t>
      </w:r>
    </w:p>
    <w:p w14:paraId="477624AC" w14:textId="77777777" w:rsidR="00AA1678" w:rsidRPr="00F54185" w:rsidRDefault="00AA1678">
      <w:pPr>
        <w:spacing w:line="480" w:lineRule="auto"/>
        <w:rPr>
          <w:rFonts w:ascii="Cambria" w:eastAsia="Cambria" w:hAnsi="Cambria" w:cs="Cambria"/>
        </w:rPr>
      </w:pPr>
    </w:p>
    <w:p w14:paraId="1A69B09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Delayed updates make the accurate picture arrive too late</w:t>
      </w:r>
    </w:p>
    <w:p w14:paraId="63A7EC4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second theme highlights the timing problem. Interviewee 3 explained that the real situation often becomes visible too late, while Interviewee 5 emphasized that by the time all records are complete, the opportunity to adjust production, labor, or restocking may already be gone. This theme explains why survey respondents frequently reported delayed purchasing, report submission, and discrepancy investigation. The issue is therefore not merely whether the record becomes accurate eventually, but whether it becomes accurate in time to guide action.</w:t>
      </w:r>
    </w:p>
    <w:p w14:paraId="3C20BA82" w14:textId="77777777" w:rsidR="00AA1678" w:rsidRPr="00F54185" w:rsidRDefault="00AA1678">
      <w:pPr>
        <w:spacing w:line="480" w:lineRule="auto"/>
        <w:ind w:firstLine="720"/>
        <w:rPr>
          <w:rFonts w:ascii="Cambria" w:eastAsia="Cambria" w:hAnsi="Cambria" w:cs="Cambria"/>
        </w:rPr>
      </w:pPr>
    </w:p>
    <w:p w14:paraId="4E9FEF15" w14:textId="77777777" w:rsidR="00AA1678" w:rsidRPr="00F54185" w:rsidRDefault="00AA1678">
      <w:pPr>
        <w:spacing w:line="480" w:lineRule="auto"/>
        <w:ind w:firstLine="720"/>
        <w:rPr>
          <w:rFonts w:ascii="Cambria" w:eastAsia="Cambria" w:hAnsi="Cambria" w:cs="Cambria"/>
        </w:rPr>
      </w:pPr>
    </w:p>
    <w:p w14:paraId="68A3DB02" w14:textId="77777777" w:rsidR="00AA1678" w:rsidRPr="00F54185" w:rsidRDefault="00AA1678">
      <w:pPr>
        <w:spacing w:line="480" w:lineRule="auto"/>
        <w:ind w:firstLine="720"/>
        <w:rPr>
          <w:rFonts w:ascii="Cambria" w:eastAsia="Cambria" w:hAnsi="Cambria" w:cs="Cambria"/>
        </w:rPr>
      </w:pPr>
    </w:p>
    <w:p w14:paraId="7115C885" w14:textId="77777777" w:rsidR="00AA1678" w:rsidRPr="00F54185" w:rsidRDefault="00AA1678">
      <w:pPr>
        <w:spacing w:line="480" w:lineRule="auto"/>
        <w:ind w:firstLine="720"/>
        <w:rPr>
          <w:rFonts w:ascii="Cambria" w:eastAsia="Cambria" w:hAnsi="Cambria" w:cs="Cambria"/>
        </w:rPr>
      </w:pPr>
    </w:p>
    <w:p w14:paraId="6BBA8CA0" w14:textId="77777777" w:rsidR="00AA1678" w:rsidRPr="00F54185" w:rsidRDefault="00AA1678">
      <w:pPr>
        <w:spacing w:line="480" w:lineRule="auto"/>
        <w:ind w:firstLine="720"/>
        <w:rPr>
          <w:rFonts w:ascii="Cambria" w:eastAsia="Cambria" w:hAnsi="Cambria" w:cs="Cambria"/>
        </w:rPr>
      </w:pPr>
    </w:p>
    <w:p w14:paraId="6EB1CF22" w14:textId="77777777" w:rsidR="00AA1678" w:rsidRPr="00F54185" w:rsidRDefault="00AA1678">
      <w:pPr>
        <w:spacing w:line="480" w:lineRule="auto"/>
        <w:ind w:firstLine="720"/>
        <w:rPr>
          <w:rFonts w:ascii="Cambria" w:eastAsia="Cambria" w:hAnsi="Cambria" w:cs="Cambria"/>
        </w:rPr>
      </w:pPr>
    </w:p>
    <w:p w14:paraId="366432AE" w14:textId="77777777" w:rsidR="00AA1678" w:rsidRPr="00F54185" w:rsidRDefault="00AA1678">
      <w:pPr>
        <w:spacing w:line="480" w:lineRule="auto"/>
        <w:ind w:firstLine="720"/>
        <w:rPr>
          <w:rFonts w:ascii="Cambria" w:eastAsia="Cambria" w:hAnsi="Cambria" w:cs="Cambria"/>
        </w:rPr>
      </w:pPr>
    </w:p>
    <w:p w14:paraId="3CF9034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Inaccurate records disrupt service, fulfillment, and restocking</w:t>
      </w:r>
    </w:p>
    <w:p w14:paraId="37FF418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third theme connects data problems to visible operational outcomes. Interviewees described customers being told that stock was available when the shelf count said otherwise, partial releases for promised orders, and more cautious restocking because the numbers could not be trusted. In the hardware case, an incomplete record reduced the ability to commit materials to a contractor. In the bakery case, delayed information led to conservative production decisions and missed sales opportunities. These accounts show that inaccurate tracking weakens both service reliability and inventory responsiveness.</w:t>
      </w:r>
    </w:p>
    <w:p w14:paraId="56820BF2" w14:textId="77777777" w:rsidR="00AA1678" w:rsidRPr="00F54185" w:rsidRDefault="00AA1678">
      <w:pPr>
        <w:spacing w:line="480" w:lineRule="auto"/>
        <w:ind w:firstLine="720"/>
        <w:rPr>
          <w:rFonts w:ascii="Cambria" w:eastAsia="Cambria" w:hAnsi="Cambria" w:cs="Cambria"/>
        </w:rPr>
      </w:pPr>
    </w:p>
    <w:p w14:paraId="5611215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Manual reconciliation shifts effort from operations to error correction</w:t>
      </w:r>
    </w:p>
    <w:p w14:paraId="6A3841E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fourth theme clarifies why operational cost is not limited to direct cash loss. Interviewees repeatedly described overtime, repeated checking, recounting, follow-up calls, document chasing, and after-hours correction. Survey results mirror this pattern, since every respondent reported spending at least 30 minutes per reconciliation cycle and all respondents reported incurring extra costs due to errors at least once or twice in a typical month. The cost is therefore both monetary and organizational, because staff attention is diverted from serving customers and planning the business.</w:t>
      </w:r>
    </w:p>
    <w:p w14:paraId="0B44D8BE" w14:textId="77777777" w:rsidR="00AA1678" w:rsidRPr="00F54185" w:rsidRDefault="00AA1678">
      <w:pPr>
        <w:spacing w:line="480" w:lineRule="auto"/>
        <w:ind w:firstLine="720"/>
        <w:rPr>
          <w:rFonts w:ascii="Cambria" w:eastAsia="Cambria" w:hAnsi="Cambria" w:cs="Cambria"/>
        </w:rPr>
      </w:pPr>
    </w:p>
    <w:p w14:paraId="6B3BAFB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When records conflict, trust shifts to physical proof</w:t>
      </w:r>
    </w:p>
    <w:p w14:paraId="6BD1C0C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fifth theme reveals a trust deficit in the record system itself. When numbers do not match, respondents do not immediately trust the spreadsheet, notebook, or report; they return to physical counts, signed slips, delivery receipts, and screenshots. This explains why discrepancy tracing often takes 30 minutes or more. It also shows that the existing record </w:t>
      </w:r>
      <w:r w:rsidRPr="00F54185">
        <w:rPr>
          <w:rFonts w:ascii="Cambria" w:eastAsia="Cambria" w:hAnsi="Cambria" w:cs="Cambria"/>
        </w:rPr>
        <w:lastRenderedPageBreak/>
        <w:t>structure does not yet function as a decision-ready source of truth. Instead, managers must repeatedly re-validate the record against physical evidence before acting on it.</w:t>
      </w:r>
    </w:p>
    <w:p w14:paraId="68DD40F9" w14:textId="77777777" w:rsidR="00AA1678" w:rsidRPr="00F54185" w:rsidRDefault="00AA1678">
      <w:pPr>
        <w:spacing w:line="480" w:lineRule="auto"/>
        <w:ind w:firstLine="720"/>
        <w:rPr>
          <w:rFonts w:ascii="Cambria" w:eastAsia="Cambria" w:hAnsi="Cambria" w:cs="Cambria"/>
        </w:rPr>
      </w:pPr>
    </w:p>
    <w:p w14:paraId="0B127098" w14:textId="77777777" w:rsidR="00AA1678" w:rsidRPr="00F54185" w:rsidRDefault="00C96362">
      <w:pPr>
        <w:pStyle w:val="Heading1"/>
        <w:rPr>
          <w:rFonts w:ascii="Cambria" w:hAnsi="Cambria"/>
        </w:rPr>
        <w:pPrChange w:id="119" w:author="Evon Vergara" w:date="2026-04-14T03:03:00Z" w16du:dateUtc="2026-04-13T19:03:00Z">
          <w:pPr>
            <w:spacing w:line="480" w:lineRule="auto"/>
          </w:pPr>
        </w:pPrChange>
      </w:pPr>
      <w:bookmarkStart w:id="120" w:name="_Toc244036537"/>
      <w:r w:rsidRPr="00F54185">
        <w:rPr>
          <w:rFonts w:ascii="Cambria" w:hAnsi="Cambria"/>
        </w:rPr>
        <w:t>Integrated discussion of the quantitative and qualitative findings</w:t>
      </w:r>
      <w:bookmarkEnd w:id="120"/>
    </w:p>
    <w:p w14:paraId="5D762C6B"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When the survey and interview results are interpreted together, a coherent picture emerges. The quantitative data show that the problems are frequent and consequential, while the qualitative data explain the mechanisms through which they occur. The integrated pattern is summarized in Table 3.5.</w:t>
      </w:r>
    </w:p>
    <w:p w14:paraId="1992DD5D" w14:textId="77777777" w:rsidR="00AA1678" w:rsidRPr="00F54185" w:rsidRDefault="00AA1678">
      <w:pPr>
        <w:spacing w:line="480" w:lineRule="auto"/>
        <w:ind w:firstLine="720"/>
        <w:rPr>
          <w:rFonts w:ascii="Cambria" w:eastAsia="Cambria" w:hAnsi="Cambria" w:cs="Cambria"/>
        </w:rPr>
      </w:pPr>
    </w:p>
    <w:tbl>
      <w:tblPr>
        <w:tblStyle w:val="a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424"/>
        <w:gridCol w:w="2229"/>
        <w:gridCol w:w="2359"/>
      </w:tblGrid>
      <w:tr w:rsidR="00AA1678" w:rsidRPr="00F54185" w14:paraId="64651741" w14:textId="77777777">
        <w:tc>
          <w:tcPr>
            <w:tcW w:w="1618" w:type="dxa"/>
          </w:tcPr>
          <w:p w14:paraId="3243001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RQ1 dimension</w:t>
            </w:r>
          </w:p>
        </w:tc>
        <w:tc>
          <w:tcPr>
            <w:tcW w:w="2424" w:type="dxa"/>
          </w:tcPr>
          <w:p w14:paraId="4F6855B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Quantitative pattern</w:t>
            </w:r>
          </w:p>
        </w:tc>
        <w:tc>
          <w:tcPr>
            <w:tcW w:w="2229" w:type="dxa"/>
          </w:tcPr>
          <w:p w14:paraId="70AE218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Qualitative explanation</w:t>
            </w:r>
          </w:p>
        </w:tc>
        <w:tc>
          <w:tcPr>
            <w:tcW w:w="2359" w:type="dxa"/>
          </w:tcPr>
          <w:p w14:paraId="634836A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Overall interpretation</w:t>
            </w:r>
          </w:p>
        </w:tc>
      </w:tr>
      <w:tr w:rsidR="00AA1678" w:rsidRPr="00F54185" w14:paraId="20272606" w14:textId="77777777">
        <w:tc>
          <w:tcPr>
            <w:tcW w:w="1618" w:type="dxa"/>
          </w:tcPr>
          <w:p w14:paraId="153A051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424" w:type="dxa"/>
          </w:tcPr>
          <w:p w14:paraId="6DE2DD9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72.2% updated inventory after 16 minutes or more; 66.7% experienced discrepancies three or more times in 30 days.</w:t>
            </w:r>
          </w:p>
        </w:tc>
        <w:tc>
          <w:tcPr>
            <w:tcW w:w="2229" w:type="dxa"/>
          </w:tcPr>
          <w:p w14:paraId="335C8CB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Stock movement is captured across notebooks, spreadsheets, chat messages, and person-dependent updates.</w:t>
            </w:r>
          </w:p>
        </w:tc>
        <w:tc>
          <w:tcPr>
            <w:tcW w:w="2359" w:type="dxa"/>
          </w:tcPr>
          <w:p w14:paraId="008F9A8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Tracking errors occur because transactions are not recorded in one place at the time of movement.</w:t>
            </w:r>
          </w:p>
        </w:tc>
      </w:tr>
      <w:tr w:rsidR="00AA1678" w:rsidRPr="00F54185" w14:paraId="1A9460F0" w14:textId="77777777">
        <w:tc>
          <w:tcPr>
            <w:tcW w:w="1618" w:type="dxa"/>
          </w:tcPr>
          <w:p w14:paraId="18EA81E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Slow decision-making</w:t>
            </w:r>
          </w:p>
        </w:tc>
        <w:tc>
          <w:tcPr>
            <w:tcW w:w="2424" w:type="dxa"/>
          </w:tcPr>
          <w:p w14:paraId="778587F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88.9% reported that incomplete information delays decisions at least sometimes; 61.1% </w:t>
            </w:r>
            <w:r w:rsidRPr="00F54185">
              <w:rPr>
                <w:rFonts w:ascii="Cambria" w:eastAsia="Cambria" w:hAnsi="Cambria" w:cs="Cambria"/>
              </w:rPr>
              <w:lastRenderedPageBreak/>
              <w:t>waited one to five days for usable reports.</w:t>
            </w:r>
          </w:p>
        </w:tc>
        <w:tc>
          <w:tcPr>
            <w:tcW w:w="2229" w:type="dxa"/>
          </w:tcPr>
          <w:p w14:paraId="58BCF9A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 xml:space="preserve">The accurate picture is often reconstructed only after closing, </w:t>
            </w:r>
            <w:r w:rsidRPr="00F54185">
              <w:rPr>
                <w:rFonts w:ascii="Cambria" w:eastAsia="Cambria" w:hAnsi="Cambria" w:cs="Cambria"/>
              </w:rPr>
              <w:lastRenderedPageBreak/>
              <w:t>recounting, or cross-checking.</w:t>
            </w:r>
          </w:p>
        </w:tc>
        <w:tc>
          <w:tcPr>
            <w:tcW w:w="2359" w:type="dxa"/>
          </w:tcPr>
          <w:p w14:paraId="64C2A72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Managers and staff act under uncertainty, so operations become reactive rather than planned.</w:t>
            </w:r>
          </w:p>
        </w:tc>
      </w:tr>
      <w:tr w:rsidR="00AA1678" w:rsidRPr="00F54185" w14:paraId="7B2B2A4C" w14:textId="77777777">
        <w:tc>
          <w:tcPr>
            <w:tcW w:w="1618" w:type="dxa"/>
          </w:tcPr>
          <w:p w14:paraId="495786C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424" w:type="dxa"/>
          </w:tcPr>
          <w:p w14:paraId="3DD9F42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incurred extra costs monthly; 100.0% spent at least 30 minutes per reconciliation cycle.</w:t>
            </w:r>
          </w:p>
        </w:tc>
        <w:tc>
          <w:tcPr>
            <w:tcW w:w="2229" w:type="dxa"/>
          </w:tcPr>
          <w:p w14:paraId="6D786C0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reconciliation generates overtime, repeated checking, emergency purchases, and missed sales.</w:t>
            </w:r>
          </w:p>
        </w:tc>
        <w:tc>
          <w:tcPr>
            <w:tcW w:w="2359" w:type="dxa"/>
          </w:tcPr>
          <w:p w14:paraId="3FD5766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Cost is created not only through losses, but also through the labor and disruption required to correct records.</w:t>
            </w:r>
          </w:p>
        </w:tc>
      </w:tr>
      <w:tr w:rsidR="00AA1678" w:rsidRPr="00F54185" w14:paraId="04F8D11D" w14:textId="77777777">
        <w:tc>
          <w:tcPr>
            <w:tcW w:w="1618" w:type="dxa"/>
          </w:tcPr>
          <w:p w14:paraId="4202954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424" w:type="dxa"/>
          </w:tcPr>
          <w:p w14:paraId="7824AAF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reported records that do not match at least sometimes; 88.9% needed 30 minutes or more to find the source of discrepancies.</w:t>
            </w:r>
          </w:p>
        </w:tc>
        <w:tc>
          <w:tcPr>
            <w:tcW w:w="2229" w:type="dxa"/>
          </w:tcPr>
          <w:p w14:paraId="31BFA31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When records conflict, businesses trust physical counts and signed proof more than the shared file.</w:t>
            </w:r>
          </w:p>
        </w:tc>
        <w:tc>
          <w:tcPr>
            <w:tcW w:w="2359" w:type="dxa"/>
          </w:tcPr>
          <w:p w14:paraId="1FE08FC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workflow lacks a dependable and auditable single source of truth.</w:t>
            </w:r>
          </w:p>
        </w:tc>
      </w:tr>
    </w:tbl>
    <w:p w14:paraId="587AF6C3" w14:textId="77777777" w:rsidR="00AA1678" w:rsidRPr="00F54185" w:rsidRDefault="00C96362">
      <w:pPr>
        <w:spacing w:line="480" w:lineRule="auto"/>
        <w:jc w:val="center"/>
        <w:rPr>
          <w:rFonts w:ascii="Cambria" w:eastAsia="Cambria" w:hAnsi="Cambria" w:cs="Cambria"/>
          <w:b/>
          <w:bCs/>
          <w:sz w:val="18"/>
          <w:szCs w:val="18"/>
        </w:rPr>
      </w:pPr>
      <w:bookmarkStart w:id="121" w:name="kodigo_table_4_5"/>
      <w:r w:rsidRPr="00F54185">
        <w:rPr>
          <w:rFonts w:ascii="Cambria" w:eastAsia="Cambria" w:hAnsi="Cambria" w:cs="Cambria"/>
          <w:b/>
          <w:bCs/>
          <w:sz w:val="18"/>
          <w:szCs w:val="18"/>
        </w:rPr>
        <w:t>Table 4.5. Integrated Summary of the Quantitative and Qualitative Findings for Research Question 1</w:t>
      </w:r>
      <w:bookmarkEnd w:id="121"/>
    </w:p>
    <w:p w14:paraId="00597DA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Overall, the findings answer Research Question 1 by showing that the most critical operational bottleneck is the absence of a unified record that can support sales processing, stock visibility, and financial reconciliation. Inaccurate inventory tracking emerges when updates are delayed or scattered across tools. Slow decision-making occurs when staff must verify records before acting. High operational cost arises from rework, overtime, emergency replenishment, wasted effort, and missed opportunities. Data inconsistency persists because different documents or systems capture only fragments of the same event. These baseline </w:t>
      </w:r>
      <w:r w:rsidRPr="00F54185">
        <w:rPr>
          <w:rFonts w:ascii="Cambria" w:eastAsia="Cambria" w:hAnsi="Cambria" w:cs="Cambria"/>
        </w:rPr>
        <w:lastRenderedPageBreak/>
        <w:t>findings support the system's focus on connected, server-validated records and bounded queueing for selected operations. They describe pre-existing conditions and do not, by themselves, measure post-implementation performance reductions.</w:t>
      </w:r>
    </w:p>
    <w:p w14:paraId="0435DE83" w14:textId="77777777" w:rsidR="00AA1678" w:rsidRPr="00F54185" w:rsidRDefault="00AA1678">
      <w:pPr>
        <w:spacing w:line="480" w:lineRule="auto"/>
        <w:ind w:firstLine="720"/>
        <w:rPr>
          <w:rFonts w:ascii="Cambria" w:eastAsia="Cambria" w:hAnsi="Cambria" w:cs="Cambria"/>
        </w:rPr>
      </w:pPr>
    </w:p>
    <w:p w14:paraId="21A60A94" w14:textId="77777777" w:rsidR="001F1B68" w:rsidRDefault="007975B6">
      <w:pPr>
        <w:pStyle w:val="Heading1"/>
        <w:keepNext/>
        <w:spacing w:before="240" w:after="120" w:line="300" w:lineRule="auto"/>
      </w:pPr>
      <w:bookmarkStart w:id="122" w:name="_Toc244036538"/>
      <w:r>
        <w:rPr>
          <w:rFonts w:ascii="Cambria" w:hAnsi="Cambria"/>
          <w:color w:val="000000"/>
        </w:rPr>
        <w:t>Findings for Research Question 2</w:t>
      </w:r>
      <w:bookmarkEnd w:id="122"/>
    </w:p>
    <w:p w14:paraId="79F0A072" w14:textId="77777777" w:rsidR="001F1B68" w:rsidRDefault="007975B6">
      <w:pPr>
        <w:spacing w:line="480" w:lineRule="auto"/>
        <w:ind w:firstLine="720"/>
        <w:rPr>
          <w:rFonts w:ascii="Cambria" w:eastAsia="Cambria" w:hAnsi="Cambria" w:cs="Cambria"/>
        </w:rPr>
      </w:pPr>
      <w:r>
        <w:rPr>
          <w:rFonts w:ascii="Cambria" w:hAnsi="Cambria"/>
          <w:color w:val="000000"/>
        </w:rPr>
        <w:t>Research Question 2 asks which system framework and information security measures are appropriate for the cloud-based inventory and financial management system in terms of architecture, data security, user privileges, and data integrity and transmission security. The executed assessment found a working centralized framework with effective controls in the tested workflows. However, two reproducible authorization failures prevent an unconditional security-validation pass. The findings below identify what was observed, the controls that worked, and the conditions that must be addressed before a stronger suitability conclusion can be drawn.</w:t>
      </w:r>
    </w:p>
    <w:p w14:paraId="1F4836C8" w14:textId="77777777" w:rsidR="001F1B68" w:rsidRDefault="007975B6">
      <w:pPr>
        <w:pStyle w:val="Heading1"/>
        <w:keepNext/>
        <w:spacing w:before="240" w:after="120" w:line="300" w:lineRule="auto"/>
      </w:pPr>
      <w:bookmarkStart w:id="123" w:name="_Toc244036539"/>
      <w:r>
        <w:rPr>
          <w:rFonts w:ascii="Cambria" w:hAnsi="Cambria"/>
          <w:color w:val="000000"/>
        </w:rPr>
        <w:t>Scope and Evidence of the Technical Assessment</w:t>
      </w:r>
      <w:bookmarkEnd w:id="123"/>
    </w:p>
    <w:p w14:paraId="306A4E2E" w14:textId="77777777" w:rsidR="001F1B68" w:rsidRDefault="007975B6">
      <w:pPr>
        <w:spacing w:line="480" w:lineRule="auto"/>
        <w:ind w:firstLine="720"/>
        <w:rPr>
          <w:rFonts w:ascii="Cambria" w:eastAsia="Cambria" w:hAnsi="Cambria" w:cs="Cambria"/>
        </w:rPr>
      </w:pPr>
      <w:r>
        <w:rPr>
          <w:rFonts w:ascii="Cambria" w:hAnsi="Cambria"/>
          <w:color w:val="000000"/>
        </w:rPr>
        <w:t>The AI-assisted assessment reviewed the current repository and the connected KodiGo database on 27 October 2026. TypeScript compilation, ESLint, and the production build completed successfully. All 17 existing unit tests passed. A separate set of 22 controlled database scenarios produced 20 passes and 2 failures. Four anonymous browser-route checks and four HTTPS or API checks also passed. These results describe specific executed checks; they do not establish a population estimate, a questionnaire rating, or complete security coverage.</w:t>
      </w:r>
    </w:p>
    <w:p w14:paraId="79460509" w14:textId="77777777" w:rsidR="001F1B68" w:rsidRDefault="007975B6">
      <w:pPr>
        <w:spacing w:line="480" w:lineRule="auto"/>
        <w:ind w:firstLine="720"/>
        <w:rPr>
          <w:rFonts w:ascii="Cambria" w:eastAsia="Cambria" w:hAnsi="Cambria" w:cs="Cambria"/>
        </w:rPr>
      </w:pPr>
      <w:r>
        <w:rPr>
          <w:rFonts w:ascii="Cambria" w:hAnsi="Cambria"/>
          <w:color w:val="000000"/>
        </w:rPr>
        <w:t xml:space="preserve">The database scenarios used synthetic Admin, Cashier, Inventory, Super Admin, and MFA-enrolled identities across two test stores. Every fixture write was enclosed in a </w:t>
      </w:r>
      <w:r>
        <w:rPr>
          <w:rFonts w:ascii="Cambria" w:hAnsi="Cambria"/>
          <w:color w:val="000000"/>
        </w:rPr>
        <w:lastRenderedPageBreak/>
        <w:t>subtransaction that was rolled back, and a post-check confirmed that no synthetic Auth identities remained. Role and JWT-claim simulation exercised PostgreSQL authorization and transaction behavior directly. Actual sign-in, real TOTP enrollment and verification, device integration, recovery procedures, sustained load, and concurrent-client stress were outside this assessment. The repository integration script was not executed because its dedicated service-role test credential was unavailable; the controlled SQL checks are reported separately.</w:t>
      </w:r>
    </w:p>
    <w:p w14:paraId="0E3C31AB" w14:textId="77777777" w:rsidR="001F1B68" w:rsidRDefault="007975B6">
      <w:pPr>
        <w:keepNext/>
        <w:spacing w:before="160" w:after="120" w:line="288" w:lineRule="auto"/>
        <w:rPr>
          <w:rFonts w:ascii="Cambria" w:eastAsia="Cambria" w:hAnsi="Cambria" w:cs="Cambria"/>
        </w:rPr>
      </w:pPr>
      <w:bookmarkStart w:id="124" w:name="kodigo_table_4_6"/>
      <w:r>
        <w:rPr>
          <w:rFonts w:ascii="Cambria" w:hAnsi="Cambria"/>
          <w:b/>
          <w:color w:val="000000"/>
        </w:rPr>
        <w:t>Table 4.6. Executed Technical Verification Results</w:t>
      </w:r>
      <w:bookmarkEnd w:id="124"/>
    </w:p>
    <w:tbl>
      <w:tblPr>
        <w:tblW w:w="0" w:type="auto"/>
        <w:jc w:val="center"/>
        <w:tblLayout w:type="fixed"/>
        <w:tblLook w:val="04A0" w:firstRow="1" w:lastRow="0" w:firstColumn="1" w:lastColumn="0" w:noHBand="0" w:noVBand="1"/>
      </w:tblPr>
      <w:tblGrid>
        <w:gridCol w:w="3024"/>
        <w:gridCol w:w="1656"/>
        <w:gridCol w:w="3960"/>
      </w:tblGrid>
      <w:tr w:rsidR="001F1B68" w14:paraId="57C6BE1C"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85" w:type="dxa"/>
              <w:left w:w="85" w:type="dxa"/>
              <w:bottom w:w="85" w:type="dxa"/>
              <w:right w:w="85" w:type="dxa"/>
            </w:tcMar>
            <w:vAlign w:val="center"/>
          </w:tcPr>
          <w:p w14:paraId="364A294A" w14:textId="77777777" w:rsidR="001F1B68" w:rsidRDefault="007975B6">
            <w:pPr>
              <w:spacing w:before="40" w:after="40" w:line="264" w:lineRule="auto"/>
              <w:jc w:val="left"/>
            </w:pPr>
            <w:r>
              <w:rPr>
                <w:rFonts w:ascii="Cambria" w:hAnsi="Cambria"/>
                <w:b/>
                <w:color w:val="000000"/>
                <w:sz w:val="20"/>
              </w:rPr>
              <w:t>Evidence family</w:t>
            </w:r>
          </w:p>
        </w:tc>
        <w:tc>
          <w:tcPr>
            <w:tcW w:w="1656" w:type="dxa"/>
            <w:tcBorders>
              <w:top w:val="single" w:sz="5" w:space="0" w:color="D9D9D9"/>
              <w:left w:val="single" w:sz="5" w:space="0" w:color="D9D9D9"/>
              <w:bottom w:val="single" w:sz="5" w:space="0" w:color="D9D9D9"/>
              <w:right w:val="single" w:sz="5" w:space="0" w:color="D9D9D9"/>
            </w:tcBorders>
            <w:shd w:val="clear" w:color="auto" w:fill="E7E6E6"/>
            <w:tcMar>
              <w:top w:w="85" w:type="dxa"/>
              <w:left w:w="85" w:type="dxa"/>
              <w:bottom w:w="85" w:type="dxa"/>
              <w:right w:w="85" w:type="dxa"/>
            </w:tcMar>
            <w:vAlign w:val="center"/>
          </w:tcPr>
          <w:p w14:paraId="561ED040" w14:textId="77777777" w:rsidR="001F1B68" w:rsidRDefault="007975B6">
            <w:pPr>
              <w:spacing w:before="40" w:after="40" w:line="264" w:lineRule="auto"/>
              <w:jc w:val="center"/>
            </w:pPr>
            <w:r>
              <w:rPr>
                <w:rFonts w:ascii="Cambria" w:hAnsi="Cambria"/>
                <w:b/>
                <w:color w:val="000000"/>
                <w:sz w:val="20"/>
              </w:rPr>
              <w:t>Result</w:t>
            </w:r>
          </w:p>
        </w:tc>
        <w:tc>
          <w:tcPr>
            <w:tcW w:w="3960" w:type="dxa"/>
            <w:tcBorders>
              <w:top w:val="single" w:sz="5" w:space="0" w:color="D9D9D9"/>
              <w:left w:val="single" w:sz="5" w:space="0" w:color="D9D9D9"/>
              <w:bottom w:val="single" w:sz="5" w:space="0" w:color="D9D9D9"/>
              <w:right w:val="single" w:sz="5" w:space="0" w:color="D9D9D9"/>
            </w:tcBorders>
            <w:shd w:val="clear" w:color="auto" w:fill="E7E6E6"/>
            <w:tcMar>
              <w:top w:w="85" w:type="dxa"/>
              <w:left w:w="85" w:type="dxa"/>
              <w:bottom w:w="85" w:type="dxa"/>
              <w:right w:w="85" w:type="dxa"/>
            </w:tcMar>
            <w:vAlign w:val="center"/>
          </w:tcPr>
          <w:p w14:paraId="77281551" w14:textId="77777777" w:rsidR="001F1B68" w:rsidRDefault="007975B6">
            <w:pPr>
              <w:spacing w:before="40" w:after="40" w:line="264" w:lineRule="auto"/>
              <w:jc w:val="left"/>
            </w:pPr>
            <w:r>
              <w:rPr>
                <w:rFonts w:ascii="Cambria" w:hAnsi="Cambria"/>
                <w:b/>
                <w:color w:val="000000"/>
                <w:sz w:val="20"/>
              </w:rPr>
              <w:t>Interpretation</w:t>
            </w:r>
          </w:p>
        </w:tc>
      </w:tr>
      <w:tr w:rsidR="001F1B68" w14:paraId="7EB42BC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7E781168" w14:textId="77777777" w:rsidR="001F1B68" w:rsidRDefault="007975B6">
            <w:pPr>
              <w:spacing w:before="40" w:after="40" w:line="264" w:lineRule="auto"/>
              <w:jc w:val="left"/>
            </w:pPr>
            <w:r>
              <w:rPr>
                <w:rFonts w:ascii="Cambria" w:hAnsi="Cambria"/>
                <w:color w:val="000000"/>
                <w:sz w:val="20"/>
              </w:rPr>
              <w:t>Compilation and build</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F40CFCB" w14:textId="77777777" w:rsidR="001F1B68" w:rsidRDefault="007975B6">
            <w:pPr>
              <w:spacing w:before="40" w:after="40" w:line="264" w:lineRule="auto"/>
              <w:jc w:val="center"/>
            </w:pPr>
            <w:r>
              <w:rPr>
                <w:rFonts w:ascii="Cambria" w:hAnsi="Cambria"/>
                <w:color w:val="000000"/>
                <w:sz w:val="20"/>
              </w:rPr>
              <w:t>Passed</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54709941" w14:textId="77777777" w:rsidR="001F1B68" w:rsidRDefault="007975B6">
            <w:pPr>
              <w:spacing w:before="40" w:after="40" w:line="264" w:lineRule="auto"/>
              <w:jc w:val="left"/>
            </w:pPr>
            <w:r>
              <w:rPr>
                <w:rFonts w:ascii="Cambria" w:hAnsi="Cambria"/>
                <w:color w:val="000000"/>
                <w:sz w:val="20"/>
              </w:rPr>
              <w:t>TypeScript, lint, and production build completed. Build-size warnings remain.</w:t>
            </w:r>
          </w:p>
        </w:tc>
      </w:tr>
      <w:tr w:rsidR="001F1B68" w14:paraId="6A6E1CF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10050FA" w14:textId="77777777" w:rsidR="001F1B68" w:rsidRDefault="007975B6">
            <w:pPr>
              <w:spacing w:before="40" w:after="40" w:line="264" w:lineRule="auto"/>
              <w:jc w:val="left"/>
            </w:pPr>
            <w:r>
              <w:rPr>
                <w:rFonts w:ascii="Cambria" w:hAnsi="Cambria"/>
                <w:color w:val="000000"/>
                <w:sz w:val="20"/>
              </w:rPr>
              <w:t>Existing unit tests</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42F5F02" w14:textId="77777777" w:rsidR="001F1B68" w:rsidRDefault="007975B6">
            <w:pPr>
              <w:spacing w:before="40" w:after="40" w:line="264" w:lineRule="auto"/>
              <w:jc w:val="center"/>
            </w:pPr>
            <w:r>
              <w:rPr>
                <w:rFonts w:ascii="Cambria" w:hAnsi="Cambria"/>
                <w:color w:val="000000"/>
                <w:sz w:val="20"/>
              </w:rPr>
              <w:t>17 of 17 passed</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85CC7EA" w14:textId="77777777" w:rsidR="001F1B68" w:rsidRDefault="007975B6">
            <w:pPr>
              <w:spacing w:before="40" w:after="40" w:line="264" w:lineRule="auto"/>
              <w:jc w:val="left"/>
            </w:pPr>
            <w:r>
              <w:rPr>
                <w:rFonts w:ascii="Cambria" w:hAnsi="Cambria"/>
                <w:color w:val="000000"/>
                <w:sz w:val="20"/>
              </w:rPr>
              <w:t>Reporting and consignment calculation tests; no user acceptability inference.</w:t>
            </w:r>
          </w:p>
        </w:tc>
      </w:tr>
      <w:tr w:rsidR="001F1B68" w14:paraId="4301455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D5A4271" w14:textId="77777777" w:rsidR="001F1B68" w:rsidRDefault="007975B6">
            <w:pPr>
              <w:spacing w:before="40" w:after="40" w:line="264" w:lineRule="auto"/>
              <w:jc w:val="left"/>
            </w:pPr>
            <w:r>
              <w:rPr>
                <w:rFonts w:ascii="Cambria" w:hAnsi="Cambria"/>
                <w:color w:val="000000"/>
                <w:sz w:val="20"/>
              </w:rPr>
              <w:t>Controlled database scenarios</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AB3B58E" w14:textId="77777777" w:rsidR="001F1B68" w:rsidRDefault="007975B6">
            <w:pPr>
              <w:spacing w:before="40" w:after="40" w:line="264" w:lineRule="auto"/>
              <w:jc w:val="center"/>
            </w:pPr>
            <w:r>
              <w:rPr>
                <w:rFonts w:ascii="Cambria" w:hAnsi="Cambria"/>
                <w:color w:val="000000"/>
                <w:sz w:val="20"/>
              </w:rPr>
              <w:t>20 of 22 passed</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B48CD85" w14:textId="77777777" w:rsidR="001F1B68" w:rsidRDefault="007975B6">
            <w:pPr>
              <w:spacing w:before="40" w:after="40" w:line="264" w:lineRule="auto"/>
              <w:jc w:val="left"/>
            </w:pPr>
            <w:r>
              <w:rPr>
                <w:rFonts w:ascii="Cambria" w:hAnsi="Cambria"/>
                <w:color w:val="000000"/>
                <w:sz w:val="20"/>
              </w:rPr>
              <w:t>Two confirmed authorization failures require remediation.</w:t>
            </w:r>
          </w:p>
        </w:tc>
      </w:tr>
      <w:tr w:rsidR="001F1B68" w14:paraId="41C0B50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2CE65F7" w14:textId="77777777" w:rsidR="001F1B68" w:rsidRDefault="007975B6">
            <w:pPr>
              <w:spacing w:before="40" w:after="40" w:line="264" w:lineRule="auto"/>
              <w:jc w:val="left"/>
            </w:pPr>
            <w:r>
              <w:rPr>
                <w:rFonts w:ascii="Cambria" w:hAnsi="Cambria"/>
                <w:color w:val="000000"/>
                <w:sz w:val="20"/>
              </w:rPr>
              <w:t>Anonymous browser routes</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32A6728" w14:textId="77777777" w:rsidR="001F1B68" w:rsidRDefault="007975B6">
            <w:pPr>
              <w:spacing w:before="40" w:after="40" w:line="264" w:lineRule="auto"/>
              <w:jc w:val="center"/>
            </w:pPr>
            <w:r>
              <w:rPr>
                <w:rFonts w:ascii="Cambria" w:hAnsi="Cambria"/>
                <w:color w:val="000000"/>
                <w:sz w:val="20"/>
              </w:rPr>
              <w:t>4 of 4 passed</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CC44CBC" w14:textId="77777777" w:rsidR="001F1B68" w:rsidRDefault="007975B6">
            <w:pPr>
              <w:spacing w:before="40" w:after="40" w:line="264" w:lineRule="auto"/>
              <w:jc w:val="left"/>
            </w:pPr>
            <w:r>
              <w:rPr>
                <w:rFonts w:ascii="Cambria" w:hAnsi="Cambria"/>
                <w:color w:val="000000"/>
                <w:sz w:val="20"/>
              </w:rPr>
              <w:t>Dashboard, inventory, POS, and Super Admin routes redirected to login.</w:t>
            </w:r>
          </w:p>
        </w:tc>
      </w:tr>
      <w:tr w:rsidR="001F1B68" w14:paraId="7755137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8ED49E0" w14:textId="77777777" w:rsidR="001F1B68" w:rsidRDefault="007975B6">
            <w:pPr>
              <w:spacing w:before="40" w:after="40" w:line="264" w:lineRule="auto"/>
              <w:jc w:val="left"/>
            </w:pPr>
            <w:r>
              <w:rPr>
                <w:rFonts w:ascii="Cambria" w:hAnsi="Cambria"/>
                <w:color w:val="000000"/>
                <w:sz w:val="20"/>
              </w:rPr>
              <w:t>HTTPS and anonymous API checks</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237CDAC" w14:textId="77777777" w:rsidR="001F1B68" w:rsidRDefault="007975B6">
            <w:pPr>
              <w:spacing w:before="40" w:after="40" w:line="264" w:lineRule="auto"/>
              <w:jc w:val="center"/>
            </w:pPr>
            <w:r>
              <w:rPr>
                <w:rFonts w:ascii="Cambria" w:hAnsi="Cambria"/>
                <w:color w:val="000000"/>
                <w:sz w:val="20"/>
              </w:rPr>
              <w:t>4 of 4 passed</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1DA1B46" w14:textId="77777777" w:rsidR="001F1B68" w:rsidRDefault="007975B6">
            <w:pPr>
              <w:spacing w:before="40" w:after="40" w:line="264" w:lineRule="auto"/>
              <w:jc w:val="left"/>
            </w:pPr>
            <w:r>
              <w:rPr>
                <w:rFonts w:ascii="Cambria" w:hAnsi="Cambria"/>
                <w:color w:val="000000"/>
                <w:sz w:val="20"/>
              </w:rPr>
              <w:t>TLS 1.3 certificate verification succeeded; protected endpoints returned HTTP 401.</w:t>
            </w:r>
          </w:p>
        </w:tc>
      </w:tr>
      <w:tr w:rsidR="001F1B68" w14:paraId="20F1904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5D87734" w14:textId="77777777" w:rsidR="001F1B68" w:rsidRDefault="007975B6">
            <w:pPr>
              <w:spacing w:before="40" w:after="40" w:line="264" w:lineRule="auto"/>
              <w:jc w:val="left"/>
            </w:pPr>
            <w:r>
              <w:rPr>
                <w:rFonts w:ascii="Cambria" w:hAnsi="Cambria"/>
                <w:color w:val="000000"/>
                <w:sz w:val="20"/>
              </w:rPr>
              <w:t>Client credential scan</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C61B792" w14:textId="77777777" w:rsidR="001F1B68" w:rsidRDefault="007975B6">
            <w:pPr>
              <w:spacing w:before="40" w:after="40" w:line="264" w:lineRule="auto"/>
              <w:jc w:val="center"/>
            </w:pPr>
            <w:r>
              <w:rPr>
                <w:rFonts w:ascii="Cambria" w:hAnsi="Cambria"/>
                <w:color w:val="000000"/>
                <w:sz w:val="20"/>
              </w:rPr>
              <w:t>105 files checked</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CC1FED" w14:textId="77777777" w:rsidR="001F1B68" w:rsidRDefault="007975B6">
            <w:pPr>
              <w:spacing w:before="40" w:after="40" w:line="264" w:lineRule="auto"/>
              <w:jc w:val="left"/>
            </w:pPr>
            <w:r>
              <w:rPr>
                <w:rFonts w:ascii="Cambria" w:hAnsi="Cambria"/>
                <w:color w:val="000000"/>
                <w:sz w:val="20"/>
              </w:rPr>
              <w:t>No matching private key, secret-key, or service-role JWT format was detected in scanned client artifacts.</w:t>
            </w:r>
          </w:p>
        </w:tc>
      </w:tr>
      <w:tr w:rsidR="001F1B68" w14:paraId="13E15E9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E39C591" w14:textId="77777777" w:rsidR="001F1B68" w:rsidRDefault="007975B6">
            <w:pPr>
              <w:spacing w:before="40" w:after="40" w:line="264" w:lineRule="auto"/>
              <w:jc w:val="left"/>
            </w:pPr>
            <w:r>
              <w:rPr>
                <w:rFonts w:ascii="Cambria" w:hAnsi="Cambria"/>
                <w:color w:val="000000"/>
                <w:sz w:val="20"/>
              </w:rPr>
              <w:t>Live database inspection</w:t>
            </w:r>
          </w:p>
        </w:tc>
        <w:tc>
          <w:tcPr>
            <w:tcW w:w="165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95D4596" w14:textId="77777777" w:rsidR="001F1B68" w:rsidRDefault="007975B6">
            <w:pPr>
              <w:spacing w:before="40" w:after="40" w:line="264" w:lineRule="auto"/>
              <w:jc w:val="center"/>
            </w:pPr>
            <w:r>
              <w:rPr>
                <w:rFonts w:ascii="Cambria" w:hAnsi="Cambria"/>
                <w:color w:val="000000"/>
                <w:sz w:val="20"/>
              </w:rPr>
              <w:t>36 tables and 8 views</w:t>
            </w:r>
          </w:p>
        </w:tc>
        <w:tc>
          <w:tcPr>
            <w:tcW w:w="3960"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4A435359" w14:textId="77777777" w:rsidR="001F1B68" w:rsidRDefault="007975B6">
            <w:pPr>
              <w:spacing w:before="40" w:after="40" w:line="264" w:lineRule="auto"/>
              <w:jc w:val="left"/>
            </w:pPr>
            <w:r>
              <w:rPr>
                <w:rFonts w:ascii="Cambria" w:hAnsi="Cambria"/>
                <w:color w:val="000000"/>
                <w:sz w:val="20"/>
              </w:rPr>
              <w:t>All 36 public tables had RLS enabled; all 8 public views used security_invoker=true.</w:t>
            </w:r>
          </w:p>
        </w:tc>
      </w:tr>
    </w:tbl>
    <w:p w14:paraId="47F697DA" w14:textId="77777777" w:rsidR="001F1B68" w:rsidRDefault="007975B6">
      <w:pPr>
        <w:spacing w:before="160" w:line="480" w:lineRule="auto"/>
        <w:ind w:firstLine="720"/>
        <w:rPr>
          <w:rFonts w:ascii="Cambria" w:eastAsia="Cambria" w:hAnsi="Cambria" w:cs="Cambria"/>
        </w:rPr>
      </w:pPr>
      <w:r>
        <w:rPr>
          <w:rFonts w:ascii="Cambria" w:hAnsi="Cambria"/>
          <w:color w:val="000000"/>
        </w:rPr>
        <w:t xml:space="preserve">Table 4.6 separates test families because they measure different properties. The 20 passing database scenarios and the 17 passing unit tests must not be treated as expert agreement or an acceptability score. Similarly, enabling Row Level Security indicates that a </w:t>
      </w:r>
      <w:r>
        <w:rPr>
          <w:rFonts w:ascii="Cambria" w:hAnsi="Cambria"/>
          <w:color w:val="000000"/>
        </w:rPr>
        <w:lastRenderedPageBreak/>
        <w:t>database control exists; it does not prove that every policy or privileged function is correct. Supabase documents RLS as the database layer for restricting row access and advises reviewing privileges and security-definer functions as part of the access model (Supabase, n.d.-b, n.d.-c).</w:t>
      </w:r>
    </w:p>
    <w:p w14:paraId="5A2C6D98" w14:textId="77777777" w:rsidR="001F1B68" w:rsidRDefault="007975B6">
      <w:pPr>
        <w:pStyle w:val="Heading1"/>
        <w:keepNext/>
        <w:spacing w:before="240" w:after="120" w:line="300" w:lineRule="auto"/>
      </w:pPr>
      <w:bookmarkStart w:id="125" w:name="_Toc244036540"/>
      <w:r>
        <w:rPr>
          <w:rFonts w:ascii="Cambria" w:hAnsi="Cambria"/>
          <w:color w:val="000000"/>
        </w:rPr>
        <w:t>System Architecture and Framework Design</w:t>
      </w:r>
      <w:bookmarkEnd w:id="125"/>
    </w:p>
    <w:p w14:paraId="75755388" w14:textId="77777777" w:rsidR="001F1B68" w:rsidRDefault="007975B6">
      <w:pPr>
        <w:spacing w:line="480" w:lineRule="auto"/>
        <w:ind w:firstLine="720"/>
        <w:rPr>
          <w:rFonts w:ascii="Cambria" w:eastAsia="Cambria" w:hAnsi="Cambria" w:cs="Cambria"/>
        </w:rPr>
      </w:pPr>
      <w:r>
        <w:rPr>
          <w:rFonts w:ascii="Cambria" w:hAnsi="Cambria"/>
          <w:color w:val="000000"/>
        </w:rPr>
        <w:t>The examined framework uses a React and TypeScript browser application with Supabase services and PostgreSQL as the authoritative data store. Source inspection confirmed route guards and client state management, while live inspection confirmed database policies, business functions, and deployed user-management and invite functions. Centralized transaction handling addresses the fragmented records identified in RQ1 by writing related sales, stock, payment, and receipt information through server-side workflows. Bounded browser queues support selected interrupted operations, but a queued item is not equivalent to a committed database transaction.</w:t>
      </w:r>
    </w:p>
    <w:p w14:paraId="31127727" w14:textId="77777777" w:rsidR="001F1B68" w:rsidRDefault="007975B6">
      <w:pPr>
        <w:spacing w:line="480" w:lineRule="auto"/>
        <w:ind w:firstLine="720"/>
        <w:rPr>
          <w:rFonts w:ascii="Cambria" w:eastAsia="Cambria" w:hAnsi="Cambria" w:cs="Cambria"/>
        </w:rPr>
      </w:pPr>
      <w:r>
        <w:rPr>
          <w:rFonts w:ascii="Cambria" w:hAnsi="Cambria"/>
          <w:color w:val="000000"/>
        </w:rPr>
        <w:t>The build and route checks show that the current application can compile and direct unauthenticated visitors away from protected pages. Large output chunks and mixed static and dynamic imports remained build warnings. These are maintenance and delivery concerns rather than observed authorization failures. The evidence supports the feasibility of the selected framework for the examined workflows, but no comparative evaluation of alternative architectures or scalability benchmark was conducted. Accordingly, the assessment does not establish that this is the most appropriate framework among all possible alternatives.</w:t>
      </w:r>
    </w:p>
    <w:p w14:paraId="2C71D8A1" w14:textId="77777777" w:rsidR="001F1B68" w:rsidRDefault="007975B6">
      <w:pPr>
        <w:pStyle w:val="Heading1"/>
        <w:keepNext/>
        <w:spacing w:before="240" w:after="120" w:line="300" w:lineRule="auto"/>
      </w:pPr>
      <w:bookmarkStart w:id="126" w:name="_Toc244036541"/>
      <w:r>
        <w:rPr>
          <w:rFonts w:ascii="Cambria" w:hAnsi="Cambria"/>
          <w:color w:val="000000"/>
        </w:rPr>
        <w:lastRenderedPageBreak/>
        <w:t>Data Security and Access Control</w:t>
      </w:r>
      <w:bookmarkEnd w:id="126"/>
    </w:p>
    <w:p w14:paraId="26905A94" w14:textId="77777777" w:rsidR="001F1B68" w:rsidRDefault="007975B6">
      <w:pPr>
        <w:spacing w:line="480" w:lineRule="auto"/>
        <w:ind w:firstLine="720"/>
        <w:rPr>
          <w:rFonts w:ascii="Cambria" w:eastAsia="Cambria" w:hAnsi="Cambria" w:cs="Cambria"/>
        </w:rPr>
      </w:pPr>
      <w:r>
        <w:rPr>
          <w:rFonts w:ascii="Cambria" w:hAnsi="Cambria"/>
          <w:color w:val="000000"/>
        </w:rPr>
        <w:t>All 36 inspected public tables had Row Level Security enabled, and all eight public views used invoker security. In controlled tests, an Admin could read an assigned-store product but could not read the product in another test store. Anonymous product access was denied. The direct HTTPS product request and both privileged Edge Function requests also returned HTTP 401 without an authenticated session. Four local browser routes redirected anonymous visitors to the login page. These findings support the use of database authorization together with interface access checks.</w:t>
      </w:r>
    </w:p>
    <w:p w14:paraId="0AEF9B30" w14:textId="77777777" w:rsidR="001F1B68" w:rsidRDefault="007975B6">
      <w:pPr>
        <w:spacing w:line="480" w:lineRule="auto"/>
        <w:ind w:firstLine="720"/>
        <w:rPr>
          <w:rFonts w:ascii="Cambria" w:eastAsia="Cambria" w:hAnsi="Cambria" w:cs="Cambria"/>
        </w:rPr>
      </w:pPr>
      <w:r>
        <w:rPr>
          <w:rFonts w:ascii="Cambria" w:hAnsi="Cambria"/>
          <w:color w:val="000000"/>
        </w:rPr>
        <w:t>MFA assurance was effective in the tested store-membership helper: an enrolled synthetic account at AAL1 did not receive store authorization, whereas the same identity at AAL2 did. However, the create_store_with_owner function accepted a store-creation request for that enrolled account at AAL1. This confirms inconsistent MFA enforcement across the tested privileged operations. The failed scenario should be corrected by applying the intended assurance requirement at the server authorization boundary of store creation and reviewing comparable functions. Supabase distinguishes factor enrollment from assurance-based access enforcement; both are needed for the intended MFA behavior (Supabase, n.d.-a).</w:t>
      </w:r>
    </w:p>
    <w:p w14:paraId="2521357D" w14:textId="77777777" w:rsidR="001F1B68" w:rsidRDefault="007975B6">
      <w:pPr>
        <w:pStyle w:val="Heading1"/>
        <w:keepNext/>
        <w:spacing w:before="240" w:after="120" w:line="300" w:lineRule="auto"/>
      </w:pPr>
      <w:bookmarkStart w:id="127" w:name="_Toc244036542"/>
      <w:r>
        <w:rPr>
          <w:rFonts w:ascii="Cambria" w:hAnsi="Cambria"/>
          <w:color w:val="000000"/>
        </w:rPr>
        <w:t>Role Based Access and User Privilege Management</w:t>
      </w:r>
      <w:bookmarkEnd w:id="127"/>
    </w:p>
    <w:p w14:paraId="060DC6F8" w14:textId="77777777" w:rsidR="001F1B68" w:rsidRDefault="007975B6">
      <w:pPr>
        <w:spacing w:line="480" w:lineRule="auto"/>
        <w:ind w:firstLine="720"/>
        <w:rPr>
          <w:rFonts w:ascii="Cambria" w:eastAsia="Cambria" w:hAnsi="Cambria" w:cs="Cambria"/>
        </w:rPr>
      </w:pPr>
      <w:r>
        <w:rPr>
          <w:rFonts w:ascii="Cambria" w:hAnsi="Cambria"/>
          <w:color w:val="000000"/>
        </w:rPr>
        <w:t xml:space="preserve">The controlled role tests supported the intended separation of everyday work. Cashier could read an assigned product but could not edit it or promote its own role. Inventory could update an assigned product but could not process a POS sale. An unassigned Super Admin could neither read a store product nor process a POS sale. A cross-store sale request was rejected, and an Admin could not delete the tested profile in another store. These </w:t>
      </w:r>
      <w:r>
        <w:rPr>
          <w:rFonts w:ascii="Cambria" w:hAnsi="Cambria"/>
          <w:color w:val="000000"/>
        </w:rPr>
        <w:lastRenderedPageBreak/>
        <w:t>outcomes demonstrate authorization in the tested database paths, without implying that every screen and operation received equivalent coverage.</w:t>
      </w:r>
    </w:p>
    <w:p w14:paraId="5996C14E" w14:textId="77777777" w:rsidR="001F1B68" w:rsidRDefault="007975B6">
      <w:pPr>
        <w:spacing w:line="480" w:lineRule="auto"/>
        <w:ind w:firstLine="720"/>
        <w:rPr>
          <w:rFonts w:ascii="Cambria" w:eastAsia="Cambria" w:hAnsi="Cambria" w:cs="Cambria"/>
        </w:rPr>
      </w:pPr>
      <w:r>
        <w:rPr>
          <w:rFonts w:ascii="Cambria" w:hAnsi="Cambria"/>
          <w:color w:val="000000"/>
        </w:rPr>
        <w:t>A second failed scenario showed that the anonymous database role could call log_audit_event and insert a synthetic audit entry without an authenticated identity. This finding concerns the authenticity and controlled creation of audit evidence; it does not show that the caller could read or alter arbitrary business records. The function requires review of execution grants and caller validation. The Security Advisor also flagged 18 public security-definer functions executable by anonymous callers and 38 executable by signed-in callers. Those notices identify functions for review rather than 56 proven vulnerabilities, because an intentionally exposed function may still enforce appropriate checks internally.</w:t>
      </w:r>
    </w:p>
    <w:p w14:paraId="0782A36F" w14:textId="77777777" w:rsidR="001F1B68" w:rsidRDefault="007975B6">
      <w:pPr>
        <w:keepNext/>
        <w:spacing w:before="160" w:after="120" w:line="288" w:lineRule="auto"/>
        <w:rPr>
          <w:rFonts w:ascii="Cambria" w:eastAsia="Cambria" w:hAnsi="Cambria" w:cs="Cambria"/>
        </w:rPr>
      </w:pPr>
      <w:bookmarkStart w:id="128" w:name="kodigo_table_4_7"/>
      <w:r>
        <w:rPr>
          <w:rFonts w:ascii="Cambria" w:hAnsi="Cambria"/>
          <w:b/>
          <w:color w:val="000000"/>
        </w:rPr>
        <w:t>Table 4.7. Confirmed Authorization Failures in the Controlled Assessment</w:t>
      </w:r>
      <w:bookmarkEnd w:id="128"/>
    </w:p>
    <w:tbl>
      <w:tblPr>
        <w:tblW w:w="0" w:type="auto"/>
        <w:jc w:val="center"/>
        <w:tblLayout w:type="fixed"/>
        <w:tblLook w:val="04A0" w:firstRow="1" w:lastRow="0" w:firstColumn="1" w:lastColumn="0" w:noHBand="0" w:noVBand="1"/>
      </w:tblPr>
      <w:tblGrid>
        <w:gridCol w:w="2736"/>
        <w:gridCol w:w="1008"/>
        <w:gridCol w:w="4896"/>
      </w:tblGrid>
      <w:tr w:rsidR="001F1B68" w14:paraId="3BF7D4FD" w14:textId="77777777">
        <w:trPr>
          <w:cantSplit/>
          <w:tblHeader/>
          <w:jc w:val="center"/>
        </w:trPr>
        <w:tc>
          <w:tcPr>
            <w:tcW w:w="2736" w:type="dxa"/>
            <w:tcBorders>
              <w:top w:val="single" w:sz="5" w:space="0" w:color="D9D9D9"/>
              <w:left w:val="single" w:sz="5" w:space="0" w:color="D9D9D9"/>
              <w:bottom w:val="single" w:sz="5" w:space="0" w:color="D9D9D9"/>
              <w:right w:val="single" w:sz="5" w:space="0" w:color="D9D9D9"/>
            </w:tcBorders>
            <w:shd w:val="clear" w:color="auto" w:fill="E7E6E6"/>
            <w:tcMar>
              <w:top w:w="85" w:type="dxa"/>
              <w:left w:w="85" w:type="dxa"/>
              <w:bottom w:w="85" w:type="dxa"/>
              <w:right w:w="85" w:type="dxa"/>
            </w:tcMar>
            <w:vAlign w:val="center"/>
          </w:tcPr>
          <w:p w14:paraId="39C4817D" w14:textId="77777777" w:rsidR="001F1B68" w:rsidRDefault="007975B6">
            <w:pPr>
              <w:spacing w:before="40" w:after="40" w:line="264" w:lineRule="auto"/>
              <w:jc w:val="left"/>
            </w:pPr>
            <w:r>
              <w:rPr>
                <w:rFonts w:ascii="Cambria" w:hAnsi="Cambria"/>
                <w:b/>
                <w:color w:val="000000"/>
                <w:sz w:val="20"/>
              </w:rPr>
              <w:t>Scenario</w:t>
            </w:r>
          </w:p>
        </w:tc>
        <w:tc>
          <w:tcPr>
            <w:tcW w:w="1008" w:type="dxa"/>
            <w:tcBorders>
              <w:top w:val="single" w:sz="5" w:space="0" w:color="D9D9D9"/>
              <w:left w:val="single" w:sz="5" w:space="0" w:color="D9D9D9"/>
              <w:bottom w:val="single" w:sz="5" w:space="0" w:color="D9D9D9"/>
              <w:right w:val="single" w:sz="5" w:space="0" w:color="D9D9D9"/>
            </w:tcBorders>
            <w:shd w:val="clear" w:color="auto" w:fill="E7E6E6"/>
            <w:tcMar>
              <w:top w:w="85" w:type="dxa"/>
              <w:left w:w="85" w:type="dxa"/>
              <w:bottom w:w="85" w:type="dxa"/>
              <w:right w:w="85" w:type="dxa"/>
            </w:tcMar>
            <w:vAlign w:val="center"/>
          </w:tcPr>
          <w:p w14:paraId="42A859AC" w14:textId="77777777" w:rsidR="001F1B68" w:rsidRDefault="007975B6">
            <w:pPr>
              <w:spacing w:before="40" w:after="40" w:line="264" w:lineRule="auto"/>
              <w:jc w:val="center"/>
            </w:pPr>
            <w:r>
              <w:rPr>
                <w:rFonts w:ascii="Cambria" w:hAnsi="Cambria"/>
                <w:b/>
                <w:color w:val="000000"/>
                <w:sz w:val="20"/>
              </w:rPr>
              <w:t>Priority</w:t>
            </w:r>
          </w:p>
        </w:tc>
        <w:tc>
          <w:tcPr>
            <w:tcW w:w="4896" w:type="dxa"/>
            <w:tcBorders>
              <w:top w:val="single" w:sz="5" w:space="0" w:color="D9D9D9"/>
              <w:left w:val="single" w:sz="5" w:space="0" w:color="D9D9D9"/>
              <w:bottom w:val="single" w:sz="5" w:space="0" w:color="D9D9D9"/>
              <w:right w:val="single" w:sz="5" w:space="0" w:color="D9D9D9"/>
            </w:tcBorders>
            <w:shd w:val="clear" w:color="auto" w:fill="E7E6E6"/>
            <w:tcMar>
              <w:top w:w="85" w:type="dxa"/>
              <w:left w:w="85" w:type="dxa"/>
              <w:bottom w:w="85" w:type="dxa"/>
              <w:right w:w="85" w:type="dxa"/>
            </w:tcMar>
            <w:vAlign w:val="center"/>
          </w:tcPr>
          <w:p w14:paraId="4F84FD57" w14:textId="77777777" w:rsidR="001F1B68" w:rsidRDefault="007975B6">
            <w:pPr>
              <w:spacing w:before="40" w:after="40" w:line="264" w:lineRule="auto"/>
              <w:jc w:val="left"/>
            </w:pPr>
            <w:r>
              <w:rPr>
                <w:rFonts w:ascii="Cambria" w:hAnsi="Cambria"/>
                <w:b/>
                <w:color w:val="000000"/>
                <w:sz w:val="20"/>
              </w:rPr>
              <w:t>Observed failure and required action</w:t>
            </w:r>
          </w:p>
        </w:tc>
      </w:tr>
      <w:tr w:rsidR="001F1B68" w14:paraId="33C3FDD6" w14:textId="77777777">
        <w:trPr>
          <w:cantSplit/>
          <w:jc w:val="center"/>
        </w:trPr>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2DB2B458" w14:textId="77777777" w:rsidR="001F1B68" w:rsidRDefault="007975B6">
            <w:pPr>
              <w:spacing w:before="40" w:after="40" w:line="264" w:lineRule="auto"/>
              <w:jc w:val="left"/>
            </w:pPr>
            <w:r>
              <w:rPr>
                <w:rFonts w:ascii="Cambria" w:hAnsi="Cambria"/>
                <w:color w:val="000000"/>
                <w:sz w:val="20"/>
              </w:rPr>
              <w:t>DB17 MFA assurance for store creation</w:t>
            </w:r>
          </w:p>
        </w:tc>
        <w:tc>
          <w:tcPr>
            <w:tcW w:w="100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BD63EB" w14:textId="77777777" w:rsidR="001F1B68" w:rsidRDefault="007975B6">
            <w:pPr>
              <w:spacing w:before="40" w:after="40" w:line="264" w:lineRule="auto"/>
              <w:jc w:val="center"/>
            </w:pPr>
            <w:r>
              <w:rPr>
                <w:rFonts w:ascii="Cambria" w:hAnsi="Cambria"/>
                <w:color w:val="000000"/>
                <w:sz w:val="20"/>
              </w:rPr>
              <w:t>High</w:t>
            </w:r>
          </w:p>
        </w:tc>
        <w:tc>
          <w:tcPr>
            <w:tcW w:w="48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6BAF00F1" w14:textId="77777777" w:rsidR="001F1B68" w:rsidRDefault="007975B6">
            <w:pPr>
              <w:spacing w:before="40" w:after="40" w:line="264" w:lineRule="auto"/>
              <w:jc w:val="left"/>
            </w:pPr>
            <w:r>
              <w:rPr>
                <w:rFonts w:ascii="Cambria" w:hAnsi="Cambria"/>
                <w:color w:val="000000"/>
                <w:sz w:val="20"/>
              </w:rPr>
              <w:t>An enrolled account at AAL1 created a store. Enforce the intended MFA assurance in the privileged function and retest.</w:t>
            </w:r>
          </w:p>
        </w:tc>
      </w:tr>
      <w:tr w:rsidR="001F1B68" w14:paraId="77AF38BC" w14:textId="77777777">
        <w:trPr>
          <w:cantSplit/>
          <w:jc w:val="center"/>
        </w:trPr>
        <w:tc>
          <w:tcPr>
            <w:tcW w:w="273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00EDBDF5" w14:textId="77777777" w:rsidR="001F1B68" w:rsidRDefault="007975B6">
            <w:pPr>
              <w:spacing w:before="40" w:after="40" w:line="264" w:lineRule="auto"/>
              <w:jc w:val="left"/>
            </w:pPr>
            <w:r>
              <w:rPr>
                <w:rFonts w:ascii="Cambria" w:hAnsi="Cambria"/>
                <w:color w:val="000000"/>
                <w:sz w:val="20"/>
              </w:rPr>
              <w:t>DB20 Anonymous audit event creation</w:t>
            </w:r>
          </w:p>
        </w:tc>
        <w:tc>
          <w:tcPr>
            <w:tcW w:w="1008"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3B9D10DC" w14:textId="77777777" w:rsidR="001F1B68" w:rsidRDefault="007975B6">
            <w:pPr>
              <w:spacing w:before="40" w:after="40" w:line="264" w:lineRule="auto"/>
              <w:jc w:val="center"/>
            </w:pPr>
            <w:r>
              <w:rPr>
                <w:rFonts w:ascii="Cambria" w:hAnsi="Cambria"/>
                <w:color w:val="000000"/>
                <w:sz w:val="20"/>
              </w:rPr>
              <w:t>Medium</w:t>
            </w:r>
          </w:p>
        </w:tc>
        <w:tc>
          <w:tcPr>
            <w:tcW w:w="4896" w:type="dxa"/>
            <w:tcBorders>
              <w:top w:val="single" w:sz="5" w:space="0" w:color="D9D9D9"/>
              <w:left w:val="single" w:sz="5" w:space="0" w:color="D9D9D9"/>
              <w:bottom w:val="single" w:sz="5" w:space="0" w:color="D9D9D9"/>
              <w:right w:val="single" w:sz="5" w:space="0" w:color="D9D9D9"/>
            </w:tcBorders>
            <w:tcMar>
              <w:top w:w="85" w:type="dxa"/>
              <w:left w:w="85" w:type="dxa"/>
              <w:bottom w:w="85" w:type="dxa"/>
              <w:right w:w="85" w:type="dxa"/>
            </w:tcMar>
            <w:vAlign w:val="center"/>
          </w:tcPr>
          <w:p w14:paraId="139C8BE3" w14:textId="77777777" w:rsidR="001F1B68" w:rsidRDefault="007975B6">
            <w:pPr>
              <w:spacing w:before="40" w:after="40" w:line="264" w:lineRule="auto"/>
              <w:jc w:val="left"/>
            </w:pPr>
            <w:r>
              <w:rPr>
                <w:rFonts w:ascii="Cambria" w:hAnsi="Cambria"/>
                <w:color w:val="000000"/>
                <w:sz w:val="20"/>
              </w:rPr>
              <w:t>An anonymous caller inserted an audit event through an RPC. Restrict direct execution and validate callers before accepting audit writes.</w:t>
            </w:r>
          </w:p>
        </w:tc>
      </w:tr>
    </w:tbl>
    <w:p w14:paraId="18208A1F" w14:textId="77777777" w:rsidR="001F1B68" w:rsidRDefault="007975B6">
      <w:pPr>
        <w:spacing w:before="160" w:line="480" w:lineRule="auto"/>
        <w:ind w:firstLine="720"/>
        <w:rPr>
          <w:rFonts w:ascii="Cambria" w:eastAsia="Cambria" w:hAnsi="Cambria" w:cs="Cambria"/>
        </w:rPr>
      </w:pPr>
      <w:r>
        <w:rPr>
          <w:rFonts w:ascii="Cambria" w:hAnsi="Cambria"/>
          <w:color w:val="000000"/>
        </w:rPr>
        <w:t>The priorities in Table 4.7 are reviewer judgments based on the observed impact, not CVSS scores or participant ratings. The first failure bypasses the intended second-factor requirement for a privileged operation. The second weakens the trustworthiness of the audit trail and permits unauthenticated event creation. No production security configuration or application source was changed during this assessment, so the findings describe the pre-remediation state tested on the stated date.</w:t>
      </w:r>
    </w:p>
    <w:p w14:paraId="335F8AA0" w14:textId="77777777" w:rsidR="001F1B68" w:rsidRDefault="007975B6">
      <w:pPr>
        <w:pStyle w:val="Heading1"/>
        <w:keepNext/>
        <w:spacing w:before="240" w:after="120" w:line="300" w:lineRule="auto"/>
      </w:pPr>
      <w:bookmarkStart w:id="129" w:name="_Toc244036543"/>
      <w:r>
        <w:rPr>
          <w:rFonts w:ascii="Cambria" w:hAnsi="Cambria"/>
          <w:color w:val="000000"/>
        </w:rPr>
        <w:lastRenderedPageBreak/>
        <w:t>Data Integrity and Transmission Security</w:t>
      </w:r>
      <w:bookmarkEnd w:id="129"/>
    </w:p>
    <w:p w14:paraId="7355DAE9" w14:textId="77777777" w:rsidR="001F1B68" w:rsidRDefault="007975B6">
      <w:pPr>
        <w:spacing w:line="480" w:lineRule="auto"/>
        <w:ind w:firstLine="720"/>
        <w:rPr>
          <w:rFonts w:ascii="Cambria" w:eastAsia="Cambria" w:hAnsi="Cambria" w:cs="Cambria"/>
        </w:rPr>
      </w:pPr>
      <w:r>
        <w:rPr>
          <w:rFonts w:ascii="Cambria" w:hAnsi="Cambria"/>
          <w:color w:val="000000"/>
        </w:rPr>
        <w:t>The checkout scenarios provided direct evidence of transaction validation. A request with altered totals was rejected and left no sale row or stock change. A valid two-piece sale reduced synthetic stock from ten to eight and produced one receipt. Repeating the same sale identifier returned a single recorded sale without a second stock deduction. Requests with insufficient stock or an unassigned store were rejected. A later selling-price change did not alter the historical sale-item price. These findings support server-side validation, retry handling, and historical snapshots for the scenarios exercised.</w:t>
      </w:r>
    </w:p>
    <w:p w14:paraId="3FBC2517" w14:textId="77777777" w:rsidR="001F1B68" w:rsidRDefault="007975B6">
      <w:pPr>
        <w:spacing w:line="480" w:lineRule="auto"/>
        <w:ind w:firstLine="720"/>
        <w:rPr>
          <w:rFonts w:ascii="Cambria" w:eastAsia="Cambria" w:hAnsi="Cambria" w:cs="Cambria"/>
        </w:rPr>
      </w:pPr>
      <w:r>
        <w:rPr>
          <w:rFonts w:ascii="Cambria" w:hAnsi="Cambria"/>
          <w:color w:val="000000"/>
        </w:rPr>
        <w:t>The backend HTTPS connection negotiated TLS 1.3 with a certificate that passed verification at the time of the test. This demonstrates encrypted transmission for that inspected connection, not a complete audit of every supported cipher, hosting endpoint, or device. A targeted scan of 105 source, public, and generated client files detected no concrete private-key, Supabase secret-key, or service-role JWT format. That scan is limited to its defined patterns and inspected artifacts; it is not a guarantee that no credential exposure exists elsewhere.</w:t>
      </w:r>
    </w:p>
    <w:p w14:paraId="2FE7B45B" w14:textId="77777777" w:rsidR="001F1B68" w:rsidRDefault="007975B6">
      <w:pPr>
        <w:pStyle w:val="Heading1"/>
        <w:keepNext/>
        <w:spacing w:before="240" w:after="120" w:line="300" w:lineRule="auto"/>
      </w:pPr>
      <w:bookmarkStart w:id="130" w:name="_Toc244036544"/>
      <w:r>
        <w:rPr>
          <w:rFonts w:ascii="Cambria" w:hAnsi="Cambria"/>
          <w:color w:val="000000"/>
        </w:rPr>
        <w:t>Remaining Security and Validation Conditions</w:t>
      </w:r>
      <w:bookmarkEnd w:id="130"/>
    </w:p>
    <w:p w14:paraId="66FEC818" w14:textId="77777777" w:rsidR="001F1B68" w:rsidRDefault="007975B6">
      <w:pPr>
        <w:spacing w:line="480" w:lineRule="auto"/>
        <w:ind w:firstLine="720"/>
        <w:rPr>
          <w:rFonts w:ascii="Cambria" w:eastAsia="Cambria" w:hAnsi="Cambria" w:cs="Cambria"/>
        </w:rPr>
      </w:pPr>
      <w:r>
        <w:rPr>
          <w:rFonts w:ascii="Cambria" w:hAnsi="Cambria"/>
          <w:color w:val="000000"/>
        </w:rPr>
        <w:t>The Security Advisor reported ten functions with a mutable search path and disabled leaked-password protection. It also identified the invoice_counters table as having RLS enabled without a policy. The latter does not by itself establish exposure: absence of an applicable policy normally denies direct row access, and a counter may intentionally be maintained through a protected function. These notices require review against the intended design. Relevant Supabase guidance treats advisor results as checks to investigate rather than automatic proof that every flagged configuration is exploitable (Supabase, n.d.-c).</w:t>
      </w:r>
    </w:p>
    <w:p w14:paraId="574F3408" w14:textId="77777777" w:rsidR="001F1B68" w:rsidRDefault="007975B6">
      <w:pPr>
        <w:spacing w:line="480" w:lineRule="auto"/>
        <w:ind w:firstLine="720"/>
        <w:rPr>
          <w:rFonts w:ascii="Cambria" w:eastAsia="Cambria" w:hAnsi="Cambria" w:cs="Cambria"/>
        </w:rPr>
      </w:pPr>
      <w:r>
        <w:rPr>
          <w:rFonts w:ascii="Cambria" w:hAnsi="Cambria"/>
          <w:color w:val="000000"/>
        </w:rPr>
        <w:lastRenderedPageBreak/>
        <w:t>Migration history and repository files were compared with live function definitions. The live MFA helper existed even though its migration version was not separately recorded in the inspected ledger. Conversely, the live refund function did not show the refunded_amount update present in the newer local refund migration. These observations show why deployment validation must inspect final definitions instead of assuming that either a baseline schema or a migration ledger fully represents runtime behavior. The refund difference was identified by definition inspection; its business effect was not tested in this exercise.</w:t>
      </w:r>
    </w:p>
    <w:p w14:paraId="148C05A7" w14:textId="77777777" w:rsidR="001F1B68" w:rsidRDefault="007975B6">
      <w:pPr>
        <w:spacing w:line="480" w:lineRule="auto"/>
        <w:ind w:firstLine="720"/>
        <w:rPr>
          <w:rFonts w:ascii="Cambria" w:eastAsia="Cambria" w:hAnsi="Cambria" w:cs="Cambria"/>
        </w:rPr>
      </w:pPr>
      <w:r>
        <w:rPr>
          <w:rFonts w:ascii="Cambria" w:hAnsi="Cambria"/>
          <w:color w:val="000000"/>
        </w:rPr>
        <w:t>The assessment did not conduct a restore drill, penetration test, comprehensive storage-policy review, or real-account MFA challenge. It also did not establish an expert-survey suitability rating. Further verification should reproduce the failed scenarios after remediation, extend negative tests to other privileged functions, validate deployed migration definitions, and retain dated evidence for the corrected state. These conditions delimit the conclusions that the current evidence can support.</w:t>
      </w:r>
    </w:p>
    <w:p w14:paraId="5AC19CFA" w14:textId="77777777" w:rsidR="001F1B68" w:rsidRDefault="007975B6">
      <w:pPr>
        <w:pStyle w:val="Heading1"/>
        <w:keepNext/>
        <w:spacing w:before="240" w:after="120" w:line="300" w:lineRule="auto"/>
      </w:pPr>
      <w:bookmarkStart w:id="131" w:name="_Toc244036545"/>
      <w:r>
        <w:rPr>
          <w:rFonts w:ascii="Cambria" w:hAnsi="Cambria"/>
          <w:color w:val="000000"/>
        </w:rPr>
        <w:t>Technical Answer to Research Question 2</w:t>
      </w:r>
      <w:bookmarkEnd w:id="131"/>
    </w:p>
    <w:p w14:paraId="50AFFD55" w14:textId="77777777" w:rsidR="001F1B68" w:rsidRDefault="007975B6">
      <w:pPr>
        <w:spacing w:line="480" w:lineRule="auto"/>
        <w:ind w:firstLine="720"/>
        <w:rPr>
          <w:rFonts w:ascii="Cambria" w:eastAsia="Cambria" w:hAnsi="Cambria" w:cs="Cambria"/>
        </w:rPr>
      </w:pPr>
      <w:r>
        <w:rPr>
          <w:rFonts w:ascii="Cambria" w:hAnsi="Cambria"/>
          <w:color w:val="000000"/>
        </w:rPr>
        <w:t xml:space="preserve">For the examined Kodigo implementation, a centralized browser and cloud-database framework with authenticated sessions, role and store restrictions, database RLS, invoker-security views, server-side transaction checks, and assurance-based MFA provides a technically supported foundation for the diagnosed SME workflows. The executed checks demonstrate specific working controls for access separation, stock consistency, historical records, and encrypted API communication. However, the observed MFA bypass in store creation and unauthenticated audit-event insertion mean that the tested implementation does not receive an unconditional security-validation pass. Its technical suitability is </w:t>
      </w:r>
      <w:r>
        <w:rPr>
          <w:rFonts w:ascii="Cambria" w:hAnsi="Cambria"/>
          <w:color w:val="000000"/>
        </w:rPr>
        <w:lastRenderedPageBreak/>
        <w:t>conditional on remediation and retesting, while comparative architectural suitability and the expert-rating component of the original RQ2 require separate evidence.</w:t>
      </w:r>
    </w:p>
    <w:p w14:paraId="0A968FE8" w14:textId="77777777" w:rsidR="00AA1678" w:rsidRPr="00F54185" w:rsidRDefault="00C96362">
      <w:pPr>
        <w:pStyle w:val="Heading1"/>
        <w:rPr>
          <w:rFonts w:ascii="Cambria" w:hAnsi="Cambria"/>
        </w:rPr>
        <w:pPrChange w:id="132" w:author="Evon Vergara" w:date="2026-04-14T03:03:00Z" w16du:dateUtc="2026-04-13T19:03:00Z">
          <w:pPr>
            <w:spacing w:line="480" w:lineRule="auto"/>
          </w:pPr>
        </w:pPrChange>
      </w:pPr>
      <w:bookmarkStart w:id="133" w:name="_Toc244036546"/>
      <w:r w:rsidRPr="00F54185">
        <w:rPr>
          <w:rFonts w:ascii="Cambria" w:hAnsi="Cambria"/>
        </w:rPr>
        <w:t>Summary of Findings</w:t>
      </w:r>
      <w:bookmarkEnd w:id="133"/>
    </w:p>
    <w:p w14:paraId="4D1B6B95" w14:textId="77777777" w:rsidR="00AA1678" w:rsidRPr="00F54185" w:rsidRDefault="00C96362">
      <w:pPr>
        <w:spacing w:line="480" w:lineRule="auto"/>
        <w:ind w:firstLine="720"/>
        <w:rPr>
          <w:rFonts w:ascii="Cambria" w:eastAsia="Cambria" w:hAnsi="Cambria" w:cs="Cambria"/>
        </w:rPr>
      </w:pPr>
      <w:r>
        <w:rPr>
          <w:rFonts w:ascii="Cambria" w:hAnsi="Cambria"/>
          <w:color w:val="000000"/>
        </w:rPr>
        <w:t>For Research Question 1, the quantitative and qualitative findings converge on the same conclusion. Current SME practices are characterized by fragmented recordkeeping, delayed updating, repeated reconciliation, and weak confidence in the records used for decisions. Most respondents relied on multiple tools, experienced recurring discrepancies, and reported that the current workflow increased workload and delayed operational action. The interview data further showed that these problems are felt directly through stock uncertainty, slower replenishment, customer service disruption, and greater dependence on physical verification.</w:t>
      </w:r>
    </w:p>
    <w:p w14:paraId="2FFB04B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More specifically, the chapter found that inaccurate inventory tracking is sustained by delayed postings, missed entries, and multiple non-synchronized records. Slow decision-making arises because usable information is often available only after additional checking. High operational cost results from overtime, emergency buying, repeated counting, and missed sales. Data inconsistency persists because different sources of information do not align at the same time or with the same level of detail. These findings establish that the problem addressed in this study is both operational and informational: without a shared, timely, and trusted record, SMEs are forced to operate reactively instead of making confident, evidence-based decisions.</w:t>
      </w:r>
    </w:p>
    <w:p w14:paraId="4DD3C624" w14:textId="77777777" w:rsidR="001F1B68" w:rsidRDefault="007975B6">
      <w:pPr>
        <w:spacing w:line="480" w:lineRule="auto"/>
        <w:ind w:firstLine="720"/>
        <w:rPr>
          <w:rFonts w:ascii="Cambria" w:eastAsia="Cambria" w:hAnsi="Cambria" w:cs="Cambria"/>
        </w:rPr>
      </w:pPr>
      <w:r>
        <w:rPr>
          <w:rFonts w:ascii="Cambria" w:hAnsi="Cambria"/>
        </w:rPr>
        <w:t>For Research Question 2, 20 of 22 controlled database scenarios passed. The two authorization failures require remediation and retesting. The conclusion is conditional technical suitability; expert-survey ratings and user acceptability remain separate.</w:t>
      </w:r>
    </w:p>
    <w:p w14:paraId="506522BA" w14:textId="77777777" w:rsidR="00AA1678" w:rsidRPr="00F54185" w:rsidRDefault="00C96362">
      <w:pPr>
        <w:pStyle w:val="Heading1"/>
        <w:keepNext/>
        <w:pageBreakBefore/>
        <w:rPr>
          <w:rFonts w:ascii="Cambria" w:hAnsi="Cambria"/>
        </w:rPr>
        <w:pPrChange w:id="134" w:author="Evon Vergara" w:date="2026-04-14T03:03:00Z" w16du:dateUtc="2026-04-13T19:03:00Z">
          <w:pPr>
            <w:spacing w:line="480" w:lineRule="auto"/>
          </w:pPr>
        </w:pPrChange>
      </w:pPr>
      <w:bookmarkStart w:id="135" w:name="_Toc244036547"/>
      <w:r w:rsidRPr="00F54185">
        <w:rPr>
          <w:rFonts w:ascii="Cambria" w:hAnsi="Cambria"/>
        </w:rPr>
        <w:lastRenderedPageBreak/>
        <w:t>References</w:t>
      </w:r>
      <w:bookmarkEnd w:id="135"/>
    </w:p>
    <w:p w14:paraId="52F216A1" w14:textId="6C3037AC"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Ashrafuzzaman, M. (2024). The impact of cloud-based management information systems on HRM efficiency: An analysis of small and medium-sized enterprises (SMEs). </w:t>
      </w:r>
      <w:r w:rsidRPr="00F54185">
        <w:rPr>
          <w:rFonts w:ascii="Cambria" w:eastAsia="Cambria" w:hAnsi="Cambria" w:cs="Cambria"/>
          <w:i/>
          <w:iCs/>
        </w:rPr>
        <w:t>Advances in Learning, Data Science and Management.</w:t>
      </w:r>
      <w:hyperlink r:id="rId43">
        <w:r w:rsidR="00AA1678" w:rsidRPr="00F54185">
          <w:rPr>
            <w:rFonts w:ascii="Cambria" w:eastAsia="Cambria" w:hAnsi="Cambria" w:cs="Cambria"/>
          </w:rPr>
          <w:t xml:space="preserve"> </w:t>
        </w:r>
      </w:hyperlink>
      <w:hyperlink r:id="rId44">
        <w:r w:rsidR="00AA1678" w:rsidRPr="00F54185">
          <w:rPr>
            <w:rFonts w:ascii="Cambria" w:eastAsia="Cambria" w:hAnsi="Cambria" w:cs="Cambria"/>
            <w:color w:val="1155CC"/>
            <w:u w:val="single"/>
          </w:rPr>
          <w:t>https://doi.org/10.69593/ajaimldsmis.v1i01.124</w:t>
        </w:r>
      </w:hyperlink>
    </w:p>
    <w:p w14:paraId="2C5B0F42" w14:textId="43DA4709"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Ayochok, J., &amp; Perez, C. (2024). Enhancement of inventory management system of state universities and colleges in Mountain Province. </w:t>
      </w:r>
      <w:r w:rsidRPr="00F54185">
        <w:rPr>
          <w:rFonts w:ascii="Cambria" w:eastAsia="Cambria" w:hAnsi="Cambria" w:cs="Cambria"/>
          <w:i/>
          <w:iCs/>
        </w:rPr>
        <w:t>East Asian Journal of Multidisciplinary Research, 3</w:t>
      </w:r>
      <w:r w:rsidRPr="00F54185">
        <w:rPr>
          <w:rFonts w:ascii="Cambria" w:eastAsia="Cambria" w:hAnsi="Cambria" w:cs="Cambria"/>
        </w:rPr>
        <w:t>(10), 4627–4646.</w:t>
      </w:r>
      <w:hyperlink r:id="rId45">
        <w:r w:rsidR="00AA1678" w:rsidRPr="00F54185">
          <w:rPr>
            <w:rFonts w:ascii="Cambria" w:eastAsia="Cambria" w:hAnsi="Cambria" w:cs="Cambria"/>
          </w:rPr>
          <w:t xml:space="preserve"> </w:t>
        </w:r>
      </w:hyperlink>
      <w:hyperlink r:id="rId46">
        <w:r w:rsidR="00AA1678" w:rsidRPr="00F54185">
          <w:rPr>
            <w:rFonts w:ascii="Cambria" w:eastAsia="Cambria" w:hAnsi="Cambria" w:cs="Cambria"/>
            <w:color w:val="1155CC"/>
            <w:u w:val="single"/>
          </w:rPr>
          <w:t>https://doi.org/10.55927/eajmr.v3i10.11278</w:t>
        </w:r>
      </w:hyperlink>
    </w:p>
    <w:p w14:paraId="3C65189D" w14:textId="717579E3"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Bano, M., Zowghi, D., Ferrari, A., Spoletini, P., &amp; Donati, B. (2015). A systematic review on the relationship between user involvement and system success. </w:t>
      </w:r>
      <w:r w:rsidRPr="00F54185">
        <w:rPr>
          <w:rFonts w:ascii="Cambria" w:eastAsia="Cambria" w:hAnsi="Cambria" w:cs="Cambria"/>
          <w:i/>
          <w:iCs/>
        </w:rPr>
        <w:t>Information and Software Technology, 58</w:t>
      </w:r>
      <w:r w:rsidRPr="00F54185">
        <w:rPr>
          <w:rFonts w:ascii="Cambria" w:eastAsia="Cambria" w:hAnsi="Cambria" w:cs="Cambria"/>
        </w:rPr>
        <w:t>, 148–169.</w:t>
      </w:r>
      <w:hyperlink r:id="rId47">
        <w:r w:rsidR="00AA1678" w:rsidRPr="00F54185">
          <w:rPr>
            <w:rFonts w:ascii="Cambria" w:eastAsia="Cambria" w:hAnsi="Cambria" w:cs="Cambria"/>
          </w:rPr>
          <w:t xml:space="preserve"> </w:t>
        </w:r>
      </w:hyperlink>
      <w:hyperlink r:id="rId48">
        <w:r w:rsidR="00AA1678" w:rsidRPr="00F54185">
          <w:rPr>
            <w:rFonts w:ascii="Cambria" w:eastAsia="Cambria" w:hAnsi="Cambria" w:cs="Cambria"/>
            <w:color w:val="1155CC"/>
            <w:u w:val="single"/>
          </w:rPr>
          <w:t>https://doi.org/10.1016/j.infsof.2014.06.011</w:t>
        </w:r>
      </w:hyperlink>
    </w:p>
    <w:p w14:paraId="0D6E1D60" w14:textId="4DE92C64"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Beck, K., Beedle, M., van Bennekum, A., Cockburn, A., Cunningham, W., Fowler, M., Grenning, J., Highsmith, J., Hunt, A., Jeffries, R., Kern, J., Marick, B., Martin, R. C., Mellor, S., Schwaber, K., Sutherland, J., &amp; Thomas, D. (2001). </w:t>
      </w:r>
      <w:r w:rsidRPr="00F54185">
        <w:rPr>
          <w:rFonts w:ascii="Cambria" w:eastAsia="Cambria" w:hAnsi="Cambria" w:cs="Cambria"/>
          <w:i/>
          <w:iCs/>
        </w:rPr>
        <w:t>Manifesto for Agile Software Development.</w:t>
      </w:r>
      <w:r w:rsidRPr="00F54185">
        <w:rPr>
          <w:rFonts w:ascii="Cambria" w:eastAsia="Cambria" w:hAnsi="Cambria" w:cs="Cambria"/>
        </w:rPr>
        <w:t xml:space="preserve"> Agile Alliance.</w:t>
      </w:r>
      <w:hyperlink r:id="rId49">
        <w:r w:rsidR="00AA1678" w:rsidRPr="00F54185">
          <w:rPr>
            <w:rFonts w:ascii="Cambria" w:eastAsia="Cambria" w:hAnsi="Cambria" w:cs="Cambria"/>
          </w:rPr>
          <w:t xml:space="preserve"> </w:t>
        </w:r>
      </w:hyperlink>
      <w:hyperlink r:id="rId50">
        <w:r w:rsidR="00AA1678" w:rsidRPr="00F54185">
          <w:rPr>
            <w:rFonts w:ascii="Cambria" w:eastAsia="Cambria" w:hAnsi="Cambria" w:cs="Cambria"/>
            <w:color w:val="1155CC"/>
            <w:u w:val="single"/>
          </w:rPr>
          <w:t>https://agilemanifesto.org/</w:t>
        </w:r>
      </w:hyperlink>
    </w:p>
    <w:p w14:paraId="54699349" w14:textId="1D861634"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Braun, V., &amp; Clarke, V. (2006). Using thematic analysis in psychology. </w:t>
      </w:r>
      <w:r w:rsidRPr="00F54185">
        <w:rPr>
          <w:rFonts w:ascii="Cambria" w:eastAsia="Cambria" w:hAnsi="Cambria" w:cs="Cambria"/>
          <w:i/>
          <w:iCs/>
        </w:rPr>
        <w:t>Qualitative Research in Psychology, 3</w:t>
      </w:r>
      <w:r w:rsidRPr="00F54185">
        <w:rPr>
          <w:rFonts w:ascii="Cambria" w:eastAsia="Cambria" w:hAnsi="Cambria" w:cs="Cambria"/>
        </w:rPr>
        <w:t>(2), 77–101.</w:t>
      </w:r>
      <w:hyperlink r:id="rId51">
        <w:r w:rsidR="00AA1678" w:rsidRPr="00F54185">
          <w:rPr>
            <w:rFonts w:ascii="Cambria" w:eastAsia="Cambria" w:hAnsi="Cambria" w:cs="Cambria"/>
          </w:rPr>
          <w:t xml:space="preserve"> </w:t>
        </w:r>
      </w:hyperlink>
      <w:hyperlink r:id="rId52">
        <w:r w:rsidR="00AA1678" w:rsidRPr="00F54185">
          <w:rPr>
            <w:rFonts w:ascii="Cambria" w:eastAsia="Cambria" w:hAnsi="Cambria" w:cs="Cambria"/>
            <w:color w:val="1155CC"/>
            <w:u w:val="single"/>
          </w:rPr>
          <w:t>https://doi.org/10.1191/1478088706qp063oa</w:t>
        </w:r>
      </w:hyperlink>
    </w:p>
    <w:p w14:paraId="71444630" w14:textId="1501FA16" w:rsidR="00AA1678" w:rsidRPr="00F54185" w:rsidRDefault="00C96362">
      <w:pPr>
        <w:spacing w:before="240" w:after="240" w:line="480" w:lineRule="auto"/>
        <w:rPr>
          <w:rFonts w:ascii="Cambria" w:eastAsia="Cambria" w:hAnsi="Cambria" w:cs="Cambria"/>
          <w:i/>
          <w:iCs/>
        </w:rPr>
      </w:pPr>
      <w:r w:rsidRPr="00F54185">
        <w:rPr>
          <w:rFonts w:ascii="Cambria" w:eastAsia="Cambria" w:hAnsi="Cambria" w:cs="Cambria"/>
        </w:rPr>
        <w:t xml:space="preserve">CloudCFO. (2025, September 1). Digital tools to automate payroll, bookkeeping, and tax filing in 2025. </w:t>
      </w:r>
      <w:hyperlink r:id="rId53" w:history="1">
        <w:r w:rsidR="00AA1678" w:rsidRPr="00F54185">
          <w:rPr>
            <w:rStyle w:val="Hyperlink"/>
            <w:rFonts w:ascii="Cambria" w:eastAsia="Cambria" w:hAnsi="Cambria" w:cs="Cambria"/>
            <w:color w:val="4F81BD" w:themeColor="accent1"/>
          </w:rPr>
          <w:t>https://cloudcfo.ph/blog/digital-tools-to-automate-payroll-bookkeeping-and-tax-filing-in-2025/</w:t>
        </w:r>
      </w:hyperlink>
    </w:p>
    <w:p w14:paraId="63458424" w14:textId="477C2269"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Conde, J., Canuto, R., Tablizo, G. R., Templado, J., Trillana, J. E., &amp; Embile, K. J. B. (2026). Manual versus system driven inventory management: A comparative study for operational </w:t>
      </w:r>
      <w:r w:rsidRPr="00F54185">
        <w:rPr>
          <w:rFonts w:ascii="Cambria" w:eastAsia="Cambria" w:hAnsi="Cambria" w:cs="Cambria"/>
        </w:rPr>
        <w:lastRenderedPageBreak/>
        <w:t xml:space="preserve">productivity. </w:t>
      </w:r>
      <w:r w:rsidRPr="00F54185">
        <w:rPr>
          <w:rFonts w:ascii="Cambria" w:eastAsia="Cambria" w:hAnsi="Cambria" w:cs="Cambria"/>
          <w:i/>
          <w:iCs/>
        </w:rPr>
        <w:t>Ascendens Asia Singapore–Bestlink College of the Philippines Journal of Multidisciplinary Research, 7</w:t>
      </w:r>
      <w:r w:rsidRPr="00F54185">
        <w:rPr>
          <w:rFonts w:ascii="Cambria" w:eastAsia="Cambria" w:hAnsi="Cambria" w:cs="Cambria"/>
        </w:rPr>
        <w:t>(1).</w:t>
      </w:r>
      <w:hyperlink r:id="rId54">
        <w:r w:rsidR="00AA1678" w:rsidRPr="00F54185">
          <w:rPr>
            <w:rFonts w:ascii="Cambria" w:eastAsia="Cambria" w:hAnsi="Cambria" w:cs="Cambria"/>
          </w:rPr>
          <w:t xml:space="preserve"> </w:t>
        </w:r>
      </w:hyperlink>
      <w:hyperlink r:id="rId55">
        <w:r w:rsidR="00AA1678" w:rsidRPr="00F54185">
          <w:rPr>
            <w:rFonts w:ascii="Cambria" w:eastAsia="Cambria" w:hAnsi="Cambria" w:cs="Cambria"/>
            <w:color w:val="1155CC"/>
            <w:u w:val="single"/>
          </w:rPr>
          <w:t>https://ojs.aaresearchindex.com/index.php/aasgbcpjmra/article/view/15675</w:t>
        </w:r>
      </w:hyperlink>
    </w:p>
    <w:p w14:paraId="7CEB37B6"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Creswell, J. W., &amp; Plano Clark, V. L. (2017). </w:t>
      </w:r>
      <w:r w:rsidRPr="00F54185">
        <w:rPr>
          <w:rFonts w:ascii="Cambria" w:eastAsia="Cambria" w:hAnsi="Cambria" w:cs="Cambria"/>
          <w:i/>
          <w:iCs/>
        </w:rPr>
        <w:t>Designing and conducting mixed methods research</w:t>
      </w:r>
      <w:r w:rsidRPr="00F54185">
        <w:rPr>
          <w:rFonts w:ascii="Cambria" w:eastAsia="Cambria" w:hAnsi="Cambria" w:cs="Cambria"/>
        </w:rPr>
        <w:t xml:space="preserve"> (3rd ed.). SAGE Publications.</w:t>
      </w:r>
    </w:p>
    <w:p w14:paraId="66C52AC4" w14:textId="076EDF92"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Crowe, S., Cresswell, K., Robertson, A., Huby, G., Avery, A. J., &amp; Sheikh, A. (2011). The case study approach. </w:t>
      </w:r>
      <w:r w:rsidRPr="00F54185">
        <w:rPr>
          <w:rFonts w:ascii="Cambria" w:eastAsia="Cambria" w:hAnsi="Cambria" w:cs="Cambria"/>
          <w:i/>
          <w:iCs/>
        </w:rPr>
        <w:t>BMC Medical Research Methodology, 11</w:t>
      </w:r>
      <w:r w:rsidRPr="00F54185">
        <w:rPr>
          <w:rFonts w:ascii="Cambria" w:eastAsia="Cambria" w:hAnsi="Cambria" w:cs="Cambria"/>
        </w:rPr>
        <w:t>, Article 100.</w:t>
      </w:r>
      <w:hyperlink r:id="rId56">
        <w:r w:rsidR="00AA1678" w:rsidRPr="00F54185">
          <w:rPr>
            <w:rFonts w:ascii="Cambria" w:eastAsia="Cambria" w:hAnsi="Cambria" w:cs="Cambria"/>
          </w:rPr>
          <w:t xml:space="preserve"> </w:t>
        </w:r>
      </w:hyperlink>
      <w:hyperlink r:id="rId57">
        <w:r w:rsidR="00AA1678" w:rsidRPr="00F54185">
          <w:rPr>
            <w:rFonts w:ascii="Cambria" w:eastAsia="Cambria" w:hAnsi="Cambria" w:cs="Cambria"/>
            <w:color w:val="1155CC"/>
            <w:u w:val="single"/>
          </w:rPr>
          <w:t>https://doi.org/10.1186/1471-2288-11-100</w:t>
        </w:r>
      </w:hyperlink>
    </w:p>
    <w:p w14:paraId="35067F8A" w14:textId="4B21050D"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Daniel, M., &amp; Archie, O. (2024). Optimizing SME inventory operations: IoT and automation for cost-effective stock management. </w:t>
      </w:r>
      <w:r w:rsidRPr="00F54185">
        <w:rPr>
          <w:rFonts w:ascii="Cambria" w:eastAsia="Cambria" w:hAnsi="Cambria" w:cs="Cambria"/>
          <w:i/>
          <w:iCs/>
        </w:rPr>
        <w:t>Journal of Supply Chain Innovation and Technology.</w:t>
      </w:r>
      <w:hyperlink r:id="rId58">
        <w:r w:rsidR="00AA1678" w:rsidRPr="00F54185">
          <w:rPr>
            <w:rFonts w:ascii="Cambria" w:eastAsia="Cambria" w:hAnsi="Cambria" w:cs="Cambria"/>
          </w:rPr>
          <w:t xml:space="preserve"> </w:t>
        </w:r>
      </w:hyperlink>
      <w:hyperlink r:id="rId59">
        <w:r w:rsidR="00AA1678" w:rsidRPr="00F54185">
          <w:rPr>
            <w:rFonts w:ascii="Cambria" w:eastAsia="Cambria" w:hAnsi="Cambria" w:cs="Cambria"/>
            <w:color w:val="1155CC"/>
            <w:u w:val="single"/>
          </w:rPr>
          <w:t>https://doi.org/10.13140/RG.2.2.27000.15362</w:t>
        </w:r>
      </w:hyperlink>
    </w:p>
    <w:p w14:paraId="55579EE8" w14:textId="217D89B3"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Ding, J. (2024). Application and optimization of cloud computing in financial management information systems. In R. Gupta et al. (Eds.), </w:t>
      </w:r>
      <w:r w:rsidRPr="00F54185">
        <w:rPr>
          <w:rFonts w:ascii="Cambria" w:eastAsia="Cambria" w:hAnsi="Cambria" w:cs="Cambria"/>
          <w:i/>
          <w:iCs/>
        </w:rPr>
        <w:t>Recent advancements in computational finance and business analytics</w:t>
      </w:r>
      <w:r w:rsidRPr="00F54185">
        <w:rPr>
          <w:rFonts w:ascii="Cambria" w:eastAsia="Cambria" w:hAnsi="Cambria" w:cs="Cambria"/>
        </w:rPr>
        <w:t xml:space="preserve"> (pp. 185–195). Springer.</w:t>
      </w:r>
      <w:hyperlink r:id="rId60">
        <w:r w:rsidR="00AA1678" w:rsidRPr="00F54185">
          <w:rPr>
            <w:rFonts w:ascii="Cambria" w:eastAsia="Cambria" w:hAnsi="Cambria" w:cs="Cambria"/>
          </w:rPr>
          <w:t xml:space="preserve"> </w:t>
        </w:r>
      </w:hyperlink>
      <w:hyperlink r:id="rId61">
        <w:r w:rsidR="00AA1678" w:rsidRPr="00F54185">
          <w:rPr>
            <w:rFonts w:ascii="Cambria" w:eastAsia="Cambria" w:hAnsi="Cambria" w:cs="Cambria"/>
            <w:color w:val="1155CC"/>
            <w:u w:val="single"/>
          </w:rPr>
          <w:t>https://doi.org/10.1007/978-3-031-70598-4_18</w:t>
        </w:r>
      </w:hyperlink>
    </w:p>
    <w:p w14:paraId="1D7818F4" w14:textId="4ADFE685"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Faiz, F., Le, V., &amp; Masli, E. K. (2024). Determinants of digital technology adoption in innovative SMEs. </w:t>
      </w:r>
      <w:r w:rsidRPr="00F54185">
        <w:rPr>
          <w:rFonts w:ascii="Cambria" w:eastAsia="Cambria" w:hAnsi="Cambria" w:cs="Cambria"/>
          <w:i/>
          <w:iCs/>
        </w:rPr>
        <w:t>Journal of Innovation &amp; Knowledge, 9</w:t>
      </w:r>
      <w:r w:rsidRPr="00F54185">
        <w:rPr>
          <w:rFonts w:ascii="Cambria" w:eastAsia="Cambria" w:hAnsi="Cambria" w:cs="Cambria"/>
        </w:rPr>
        <w:t>(4), Article 100610.</w:t>
      </w:r>
      <w:hyperlink r:id="rId62">
        <w:r w:rsidR="00AA1678" w:rsidRPr="00F54185">
          <w:rPr>
            <w:rFonts w:ascii="Cambria" w:eastAsia="Cambria" w:hAnsi="Cambria" w:cs="Cambria"/>
          </w:rPr>
          <w:t xml:space="preserve"> </w:t>
        </w:r>
      </w:hyperlink>
      <w:hyperlink r:id="rId63">
        <w:r w:rsidR="00AA1678" w:rsidRPr="00F54185">
          <w:rPr>
            <w:rFonts w:ascii="Cambria" w:eastAsia="Cambria" w:hAnsi="Cambria" w:cs="Cambria"/>
            <w:color w:val="1155CC"/>
            <w:u w:val="single"/>
          </w:rPr>
          <w:t>https://doi.org/10.1016/j.jik.2024.100610</w:t>
        </w:r>
      </w:hyperlink>
    </w:p>
    <w:p w14:paraId="236206FC" w14:textId="70E5B42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Fetters, M. D., Curry, L. A., &amp; Creswell, J. W. (2013). Achieving integration in mixed methods designs: Principles and practices. </w:t>
      </w:r>
      <w:r w:rsidRPr="00F54185">
        <w:rPr>
          <w:rFonts w:ascii="Cambria" w:eastAsia="Cambria" w:hAnsi="Cambria" w:cs="Cambria"/>
          <w:i/>
          <w:iCs/>
        </w:rPr>
        <w:t>Health Services Research, 48</w:t>
      </w:r>
      <w:r w:rsidRPr="00F54185">
        <w:rPr>
          <w:rFonts w:ascii="Cambria" w:eastAsia="Cambria" w:hAnsi="Cambria" w:cs="Cambria"/>
        </w:rPr>
        <w:t>(6, Pt. 2), 2134–2156.</w:t>
      </w:r>
      <w:hyperlink r:id="rId64">
        <w:r w:rsidR="00AA1678" w:rsidRPr="00F54185">
          <w:rPr>
            <w:rFonts w:ascii="Cambria" w:eastAsia="Cambria" w:hAnsi="Cambria" w:cs="Cambria"/>
          </w:rPr>
          <w:t xml:space="preserve"> </w:t>
        </w:r>
      </w:hyperlink>
      <w:hyperlink r:id="rId65">
        <w:r w:rsidR="00AA1678" w:rsidRPr="00F54185">
          <w:rPr>
            <w:rFonts w:ascii="Cambria" w:eastAsia="Cambria" w:hAnsi="Cambria" w:cs="Cambria"/>
            <w:color w:val="1155CC"/>
            <w:u w:val="single"/>
          </w:rPr>
          <w:t>https://doi.org/10.1111/1475-6773.12117</w:t>
        </w:r>
      </w:hyperlink>
    </w:p>
    <w:p w14:paraId="02B2A9D2" w14:textId="792826BC"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Hurbean, L., Militaru, F., Muntean, M., &amp; Danaiata, D. (2023). The impact of business intelligence and analytics adoption on decision making effectiveness and managerial work performance. </w:t>
      </w:r>
      <w:r w:rsidRPr="00F54185">
        <w:rPr>
          <w:rFonts w:ascii="Cambria" w:eastAsia="Cambria" w:hAnsi="Cambria" w:cs="Cambria"/>
          <w:i/>
          <w:iCs/>
        </w:rPr>
        <w:t>Scientific Annals of Economics and Business, 70</w:t>
      </w:r>
      <w:r w:rsidRPr="00F54185">
        <w:rPr>
          <w:rFonts w:ascii="Cambria" w:eastAsia="Cambria" w:hAnsi="Cambria" w:cs="Cambria"/>
        </w:rPr>
        <w:t>(SI), 43–54.</w:t>
      </w:r>
      <w:hyperlink r:id="rId66">
        <w:r w:rsidR="00AA1678" w:rsidRPr="00F54185">
          <w:rPr>
            <w:rFonts w:ascii="Cambria" w:eastAsia="Cambria" w:hAnsi="Cambria" w:cs="Cambria"/>
          </w:rPr>
          <w:t xml:space="preserve"> </w:t>
        </w:r>
      </w:hyperlink>
      <w:hyperlink r:id="rId67">
        <w:r w:rsidR="00AA1678" w:rsidRPr="00F54185">
          <w:rPr>
            <w:rFonts w:ascii="Cambria" w:eastAsia="Cambria" w:hAnsi="Cambria" w:cs="Cambria"/>
            <w:color w:val="1155CC"/>
            <w:u w:val="single"/>
          </w:rPr>
          <w:t>https://doi.org/10.47743/saeb-2023-0012</w:t>
        </w:r>
      </w:hyperlink>
    </w:p>
    <w:p w14:paraId="1B29A094" w14:textId="43AD426D"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Ige, O., Adeyemi, S., &amp; Babatunde, T. (2024). Implementing data-driven financial management systems in SMEs: A case review approach. </w:t>
      </w:r>
      <w:r w:rsidRPr="00F54185">
        <w:rPr>
          <w:rFonts w:ascii="Cambria" w:eastAsia="Cambria" w:hAnsi="Cambria" w:cs="Cambria"/>
          <w:i/>
          <w:iCs/>
        </w:rPr>
        <w:t>International Journal of Management &amp; Entrepreneurship Research, 6</w:t>
      </w:r>
      <w:r w:rsidRPr="00F54185">
        <w:rPr>
          <w:rFonts w:ascii="Cambria" w:eastAsia="Cambria" w:hAnsi="Cambria" w:cs="Cambria"/>
        </w:rPr>
        <w:t>(10), 3115–3128.</w:t>
      </w:r>
      <w:hyperlink r:id="rId68">
        <w:r w:rsidR="00AA1678" w:rsidRPr="00F54185">
          <w:rPr>
            <w:rFonts w:ascii="Cambria" w:eastAsia="Cambria" w:hAnsi="Cambria" w:cs="Cambria"/>
          </w:rPr>
          <w:t xml:space="preserve"> </w:t>
        </w:r>
      </w:hyperlink>
      <w:hyperlink r:id="rId69">
        <w:r w:rsidR="00AA1678" w:rsidRPr="00F54185">
          <w:rPr>
            <w:rFonts w:ascii="Cambria" w:eastAsia="Cambria" w:hAnsi="Cambria" w:cs="Cambria"/>
            <w:color w:val="1155CC"/>
            <w:u w:val="single"/>
          </w:rPr>
          <w:t>https://doi.org/10.51594/ijmer.v6i10.1613</w:t>
        </w:r>
      </w:hyperlink>
    </w:p>
    <w:p w14:paraId="27020597"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International Organization for Standardization, &amp; International Electrotechnical Commission. (2023). </w:t>
      </w:r>
      <w:r w:rsidRPr="00F54185">
        <w:rPr>
          <w:rFonts w:ascii="Cambria" w:eastAsia="Cambria" w:hAnsi="Cambria" w:cs="Cambria"/>
          <w:i/>
          <w:iCs/>
        </w:rPr>
        <w:t>ISO/IEC 25010:2023 systems and software engineering—Systems and software quality requirements and evaluation (SQuaRE)—Product quality model.</w:t>
      </w:r>
      <w:r w:rsidRPr="00F54185">
        <w:rPr>
          <w:rFonts w:ascii="Cambria" w:eastAsia="Cambria" w:hAnsi="Cambria" w:cs="Cambria"/>
        </w:rPr>
        <w:t xml:space="preserve"> ISO.</w:t>
      </w:r>
    </w:p>
    <w:p w14:paraId="139D48B3" w14:textId="666B45E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Kallio, H., Pietilä, A.-M., Johnson, M., &amp; Kangasniemi, M. (2016). Systematic methodological review: Developing a framework for a qualitative semi-structured interview guide. </w:t>
      </w:r>
      <w:r w:rsidRPr="00F54185">
        <w:rPr>
          <w:rFonts w:ascii="Cambria" w:eastAsia="Cambria" w:hAnsi="Cambria" w:cs="Cambria"/>
          <w:i/>
          <w:iCs/>
        </w:rPr>
        <w:t>Journal of Advanced Nursing, 72</w:t>
      </w:r>
      <w:r w:rsidRPr="00F54185">
        <w:rPr>
          <w:rFonts w:ascii="Cambria" w:eastAsia="Cambria" w:hAnsi="Cambria" w:cs="Cambria"/>
        </w:rPr>
        <w:t>(12), 2954–2965.</w:t>
      </w:r>
      <w:hyperlink r:id="rId70">
        <w:r w:rsidR="00AA1678" w:rsidRPr="00F54185">
          <w:rPr>
            <w:rFonts w:ascii="Cambria" w:eastAsia="Cambria" w:hAnsi="Cambria" w:cs="Cambria"/>
          </w:rPr>
          <w:t xml:space="preserve"> </w:t>
        </w:r>
      </w:hyperlink>
      <w:hyperlink r:id="rId71">
        <w:r w:rsidR="00AA1678" w:rsidRPr="00F54185">
          <w:rPr>
            <w:rFonts w:ascii="Cambria" w:eastAsia="Cambria" w:hAnsi="Cambria" w:cs="Cambria"/>
            <w:color w:val="1155CC"/>
            <w:u w:val="single"/>
          </w:rPr>
          <w:t>https://doi.org/10.1111/jan.13031</w:t>
        </w:r>
      </w:hyperlink>
    </w:p>
    <w:p w14:paraId="13FAC283" w14:textId="3E9CE0B8"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Kosadi, F., Ginting, W., &amp; Merliana, V. (2021). Digital receipts of online transactions in the reconciliation process and the preparation of financial reports. </w:t>
      </w:r>
      <w:r w:rsidRPr="00F54185">
        <w:rPr>
          <w:rFonts w:ascii="Cambria" w:eastAsia="Cambria" w:hAnsi="Cambria" w:cs="Cambria"/>
          <w:i/>
          <w:iCs/>
        </w:rPr>
        <w:t>Journal of Indonesian Economy and Business, 36</w:t>
      </w:r>
      <w:r w:rsidRPr="00F54185">
        <w:rPr>
          <w:rFonts w:ascii="Cambria" w:eastAsia="Cambria" w:hAnsi="Cambria" w:cs="Cambria"/>
        </w:rPr>
        <w:t>(1), 31–50.</w:t>
      </w:r>
      <w:hyperlink r:id="rId72">
        <w:r w:rsidR="00AA1678" w:rsidRPr="00F54185">
          <w:rPr>
            <w:rFonts w:ascii="Cambria" w:eastAsia="Cambria" w:hAnsi="Cambria" w:cs="Cambria"/>
          </w:rPr>
          <w:t xml:space="preserve"> </w:t>
        </w:r>
      </w:hyperlink>
      <w:hyperlink r:id="rId73">
        <w:r w:rsidR="00AA1678" w:rsidRPr="00F54185">
          <w:rPr>
            <w:rFonts w:ascii="Cambria" w:eastAsia="Cambria" w:hAnsi="Cambria" w:cs="Cambria"/>
            <w:color w:val="1155CC"/>
            <w:u w:val="single"/>
          </w:rPr>
          <w:t>https://doi.org/10.22146/jieb.59884</w:t>
        </w:r>
      </w:hyperlink>
    </w:p>
    <w:p w14:paraId="1604DA02" w14:textId="134955C9"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Luo, R. (2024). Research on accounting informatization construction mode of small and medium-sized enterprises in cloud computing environment. In </w:t>
      </w:r>
      <w:r w:rsidRPr="00F54185">
        <w:rPr>
          <w:rFonts w:ascii="Cambria" w:eastAsia="Cambria" w:hAnsi="Cambria" w:cs="Cambria"/>
          <w:i/>
          <w:iCs/>
        </w:rPr>
        <w:t>Learning and analytics in intelligent systems</w:t>
      </w:r>
      <w:r w:rsidRPr="00F54185">
        <w:rPr>
          <w:rFonts w:ascii="Cambria" w:eastAsia="Cambria" w:hAnsi="Cambria" w:cs="Cambria"/>
        </w:rPr>
        <w:t xml:space="preserve"> (pp. 597–605). Springer Nature Switzerland.</w:t>
      </w:r>
      <w:hyperlink r:id="rId74">
        <w:r w:rsidR="00AA1678" w:rsidRPr="00F54185">
          <w:rPr>
            <w:rFonts w:ascii="Cambria" w:eastAsia="Cambria" w:hAnsi="Cambria" w:cs="Cambria"/>
          </w:rPr>
          <w:t xml:space="preserve"> </w:t>
        </w:r>
      </w:hyperlink>
      <w:hyperlink r:id="rId75">
        <w:r w:rsidR="00AA1678" w:rsidRPr="00F54185">
          <w:rPr>
            <w:rFonts w:ascii="Cambria" w:eastAsia="Cambria" w:hAnsi="Cambria" w:cs="Cambria"/>
            <w:color w:val="1155CC"/>
            <w:u w:val="single"/>
          </w:rPr>
          <w:t>https://doi.org/10.1007/978-3-031-69457-8_54</w:t>
        </w:r>
      </w:hyperlink>
    </w:p>
    <w:p w14:paraId="532C3DF7" w14:textId="7D75F9FB"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Malterud, K., Siersma, V. D., &amp; Guassora, A. D. (2016). Sample size in qualitative interview studies: Guided by information power. </w:t>
      </w:r>
      <w:r w:rsidRPr="00F54185">
        <w:rPr>
          <w:rFonts w:ascii="Cambria" w:eastAsia="Cambria" w:hAnsi="Cambria" w:cs="Cambria"/>
          <w:i/>
          <w:iCs/>
        </w:rPr>
        <w:t>Qualitative Health Research, 26</w:t>
      </w:r>
      <w:r w:rsidRPr="00F54185">
        <w:rPr>
          <w:rFonts w:ascii="Cambria" w:eastAsia="Cambria" w:hAnsi="Cambria" w:cs="Cambria"/>
        </w:rPr>
        <w:t>(13), 1753–1760.</w:t>
      </w:r>
      <w:hyperlink r:id="rId76">
        <w:r w:rsidR="00AA1678" w:rsidRPr="00F54185">
          <w:rPr>
            <w:rFonts w:ascii="Cambria" w:eastAsia="Cambria" w:hAnsi="Cambria" w:cs="Cambria"/>
          </w:rPr>
          <w:t xml:space="preserve"> </w:t>
        </w:r>
      </w:hyperlink>
      <w:hyperlink r:id="rId77">
        <w:r w:rsidR="00AA1678" w:rsidRPr="00F54185">
          <w:rPr>
            <w:rFonts w:ascii="Cambria" w:eastAsia="Cambria" w:hAnsi="Cambria" w:cs="Cambria"/>
            <w:color w:val="1155CC"/>
            <w:u w:val="single"/>
          </w:rPr>
          <w:t>https://doi.org/10.1177/1049732315617444</w:t>
        </w:r>
      </w:hyperlink>
    </w:p>
    <w:p w14:paraId="63521242" w14:textId="41C31220"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Manzoor, J., Waleed, A., Jamali, A. F., &amp; Masood, A. (2024). Cybersecurity on a budget: Evaluating security and performance of open-source SIEM solutions for SMEs. </w:t>
      </w:r>
      <w:r w:rsidRPr="00F54185">
        <w:rPr>
          <w:rFonts w:ascii="Cambria" w:eastAsia="Cambria" w:hAnsi="Cambria" w:cs="Cambria"/>
          <w:i/>
          <w:iCs/>
        </w:rPr>
        <w:t>PLOS ONE, 19</w:t>
      </w:r>
      <w:r w:rsidRPr="00F54185">
        <w:rPr>
          <w:rFonts w:ascii="Cambria" w:eastAsia="Cambria" w:hAnsi="Cambria" w:cs="Cambria"/>
        </w:rPr>
        <w:t>(3), e0301183.</w:t>
      </w:r>
      <w:hyperlink r:id="rId78">
        <w:r w:rsidR="00AA1678" w:rsidRPr="00F54185">
          <w:rPr>
            <w:rFonts w:ascii="Cambria" w:eastAsia="Cambria" w:hAnsi="Cambria" w:cs="Cambria"/>
          </w:rPr>
          <w:t xml:space="preserve"> </w:t>
        </w:r>
      </w:hyperlink>
      <w:hyperlink r:id="rId79">
        <w:r w:rsidR="00AA1678" w:rsidRPr="00F54185">
          <w:rPr>
            <w:rFonts w:ascii="Cambria" w:eastAsia="Cambria" w:hAnsi="Cambria" w:cs="Cambria"/>
            <w:color w:val="1155CC"/>
            <w:u w:val="single"/>
          </w:rPr>
          <w:t>https://doi.org/10.1371/journal.pone.0301183</w:t>
        </w:r>
      </w:hyperlink>
    </w:p>
    <w:p w14:paraId="5E934C89" w14:textId="2F558B52"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Mishra, A., &amp; Alzoubi, Y. I. (2023). Structured software development versus agile software development: A comparative analysis. </w:t>
      </w:r>
      <w:r w:rsidRPr="00F54185">
        <w:rPr>
          <w:rFonts w:ascii="Cambria" w:eastAsia="Cambria" w:hAnsi="Cambria" w:cs="Cambria"/>
          <w:i/>
          <w:iCs/>
        </w:rPr>
        <w:t>International Journal of System Assurance Engineering and Management, 14</w:t>
      </w:r>
      <w:r w:rsidRPr="00F54185">
        <w:rPr>
          <w:rFonts w:ascii="Cambria" w:eastAsia="Cambria" w:hAnsi="Cambria" w:cs="Cambria"/>
        </w:rPr>
        <w:t>(4), 1504–1522.</w:t>
      </w:r>
      <w:hyperlink r:id="rId80">
        <w:r w:rsidR="00AA1678" w:rsidRPr="00F54185">
          <w:rPr>
            <w:rFonts w:ascii="Cambria" w:eastAsia="Cambria" w:hAnsi="Cambria" w:cs="Cambria"/>
          </w:rPr>
          <w:t xml:space="preserve"> </w:t>
        </w:r>
      </w:hyperlink>
      <w:hyperlink r:id="rId81">
        <w:r w:rsidR="00AA1678" w:rsidRPr="00F54185">
          <w:rPr>
            <w:rFonts w:ascii="Cambria" w:eastAsia="Cambria" w:hAnsi="Cambria" w:cs="Cambria"/>
            <w:color w:val="1155CC"/>
            <w:u w:val="single"/>
          </w:rPr>
          <w:t>https://doi.org/10.1007/s13198-023-01958-5</w:t>
        </w:r>
      </w:hyperlink>
    </w:p>
    <w:p w14:paraId="53EC0673" w14:textId="618FD12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Mohammad, A. (2022). Distributed authentication and authorization models in cloud computing systems: A literature review. </w:t>
      </w:r>
      <w:r w:rsidRPr="00F54185">
        <w:rPr>
          <w:rFonts w:ascii="Cambria" w:eastAsia="Cambria" w:hAnsi="Cambria" w:cs="Cambria"/>
          <w:i/>
          <w:iCs/>
        </w:rPr>
        <w:t>Journal of Cybersecurity and Privacy, 2</w:t>
      </w:r>
      <w:r w:rsidRPr="00F54185">
        <w:rPr>
          <w:rFonts w:ascii="Cambria" w:eastAsia="Cambria" w:hAnsi="Cambria" w:cs="Cambria"/>
        </w:rPr>
        <w:t>(1), 107–123.</w:t>
      </w:r>
      <w:hyperlink r:id="rId82">
        <w:r w:rsidR="00AA1678" w:rsidRPr="00F54185">
          <w:rPr>
            <w:rFonts w:ascii="Cambria" w:eastAsia="Cambria" w:hAnsi="Cambria" w:cs="Cambria"/>
          </w:rPr>
          <w:t xml:space="preserve"> </w:t>
        </w:r>
      </w:hyperlink>
      <w:hyperlink r:id="rId83">
        <w:r w:rsidR="00AA1678" w:rsidRPr="00F54185">
          <w:rPr>
            <w:rFonts w:ascii="Cambria" w:eastAsia="Cambria" w:hAnsi="Cambria" w:cs="Cambria"/>
            <w:color w:val="1155CC"/>
            <w:u w:val="single"/>
          </w:rPr>
          <w:t>https://doi.org/10.3390/jcp2010008</w:t>
        </w:r>
      </w:hyperlink>
    </w:p>
    <w:p w14:paraId="20C04C16"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Morgan, D. L. (2013). </w:t>
      </w:r>
      <w:r w:rsidRPr="00F54185">
        <w:rPr>
          <w:rFonts w:ascii="Cambria" w:eastAsia="Cambria" w:hAnsi="Cambria" w:cs="Cambria"/>
          <w:i/>
          <w:iCs/>
        </w:rPr>
        <w:t>Integrating qualitative and quantitative methods: A pragmatic approach.</w:t>
      </w:r>
      <w:r w:rsidRPr="00F54185">
        <w:rPr>
          <w:rFonts w:ascii="Cambria" w:eastAsia="Cambria" w:hAnsi="Cambria" w:cs="Cambria"/>
        </w:rPr>
        <w:t xml:space="preserve"> SAGE Publications.</w:t>
      </w:r>
    </w:p>
    <w:p w14:paraId="0C33A776" w14:textId="49B28D75"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Nagahawatta, R., Warren, M., Salzman, S., &amp; Lokuge, S. (2024). Towards an understanding of cloud computing adoption in SMEs: The role of security and privacy factors. </w:t>
      </w:r>
      <w:r w:rsidRPr="00F54185">
        <w:rPr>
          <w:rFonts w:ascii="Cambria" w:eastAsia="Cambria" w:hAnsi="Cambria" w:cs="Cambria"/>
          <w:i/>
          <w:iCs/>
        </w:rPr>
        <w:t>International Journal of Cyber Warfare and Terrorism, 14</w:t>
      </w:r>
      <w:r w:rsidRPr="00F54185">
        <w:rPr>
          <w:rFonts w:ascii="Cambria" w:eastAsia="Cambria" w:hAnsi="Cambria" w:cs="Cambria"/>
        </w:rPr>
        <w:t>(1), 1–13.</w:t>
      </w:r>
      <w:hyperlink r:id="rId84">
        <w:r w:rsidR="00AA1678" w:rsidRPr="00F54185">
          <w:rPr>
            <w:rFonts w:ascii="Cambria" w:eastAsia="Cambria" w:hAnsi="Cambria" w:cs="Cambria"/>
          </w:rPr>
          <w:t xml:space="preserve"> </w:t>
        </w:r>
      </w:hyperlink>
      <w:hyperlink r:id="rId85">
        <w:r w:rsidR="00AA1678" w:rsidRPr="00F54185">
          <w:rPr>
            <w:rFonts w:ascii="Cambria" w:eastAsia="Cambria" w:hAnsi="Cambria" w:cs="Cambria"/>
            <w:color w:val="1155CC"/>
            <w:u w:val="single"/>
          </w:rPr>
          <w:t>https://doi.org/10.4018/IJCWT.343315</w:t>
        </w:r>
      </w:hyperlink>
    </w:p>
    <w:p w14:paraId="34AC0793" w14:textId="57ED5A41"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Nasir, W., &amp; Martha, F. (2024). From data to decisions: Integrating IoT and predictive analytics to optimize SME inventory systems. </w:t>
      </w:r>
      <w:r w:rsidRPr="00F54185">
        <w:rPr>
          <w:rFonts w:ascii="Cambria" w:eastAsia="Cambria" w:hAnsi="Cambria" w:cs="Cambria"/>
          <w:i/>
          <w:iCs/>
        </w:rPr>
        <w:t>Journal of Industrial Management.</w:t>
      </w:r>
      <w:hyperlink r:id="rId86">
        <w:r w:rsidR="00AA1678" w:rsidRPr="00F54185">
          <w:rPr>
            <w:rFonts w:ascii="Cambria" w:eastAsia="Cambria" w:hAnsi="Cambria" w:cs="Cambria"/>
          </w:rPr>
          <w:t xml:space="preserve"> </w:t>
        </w:r>
      </w:hyperlink>
      <w:hyperlink r:id="rId87">
        <w:r w:rsidR="00AA1678" w:rsidRPr="00F54185">
          <w:rPr>
            <w:rFonts w:ascii="Cambria" w:eastAsia="Cambria" w:hAnsi="Cambria" w:cs="Cambria"/>
            <w:color w:val="1155CC"/>
            <w:u w:val="single"/>
          </w:rPr>
          <w:t>https://doi.org/10.13140/RG.2.2.12490.48323</w:t>
        </w:r>
      </w:hyperlink>
    </w:p>
    <w:p w14:paraId="46AB6499" w14:textId="38C6EA96"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lastRenderedPageBreak/>
        <w:t xml:space="preserve">Nevalga, M. A., &amp; Ramos, M. (2022). Readiness of micro, small, and medium enterprises (MSMEs) to adopt cloud accounting technology [Bachelor’s thesis, Malayan Colleges Laguna]. </w:t>
      </w:r>
      <w:hyperlink r:id="rId88">
        <w:r w:rsidR="00AA1678" w:rsidRPr="00F54185">
          <w:rPr>
            <w:rFonts w:ascii="Cambria" w:eastAsia="Cambria" w:hAnsi="Cambria" w:cs="Cambria"/>
            <w:color w:val="1155CC"/>
            <w:u w:val="single"/>
          </w:rPr>
          <w:t>https://librarythesis.mcl.edu.ph/133F65u870l4l2/ACT_Nevalga_02877_Readiness%20of%20micro,%20small,%20and%20medium%20enterprises%20(MSMEs)%20to%20adopt%20cloud%20accounting%20technology.pdf.pdf</w:t>
        </w:r>
      </w:hyperlink>
    </w:p>
    <w:p w14:paraId="383F2563" w14:textId="3A95E51B"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Nguyen, G. P., &amp; Hoang, T. H. (2025). The impact of cloud computing technology on cloud accounting adoption and financial management of businesses. </w:t>
      </w:r>
      <w:r w:rsidRPr="00F54185">
        <w:rPr>
          <w:rFonts w:ascii="Cambria" w:eastAsia="Cambria" w:hAnsi="Cambria" w:cs="Cambria"/>
          <w:i/>
          <w:iCs/>
        </w:rPr>
        <w:t>Humanities and Social Sciences Communications, 12</w:t>
      </w:r>
      <w:r w:rsidRPr="00F54185">
        <w:rPr>
          <w:rFonts w:ascii="Cambria" w:eastAsia="Cambria" w:hAnsi="Cambria" w:cs="Cambria"/>
        </w:rPr>
        <w:t>, Article 803.</w:t>
      </w:r>
      <w:hyperlink r:id="rId89">
        <w:r w:rsidR="00AA1678" w:rsidRPr="00F54185">
          <w:rPr>
            <w:rFonts w:ascii="Cambria" w:eastAsia="Cambria" w:hAnsi="Cambria" w:cs="Cambria"/>
          </w:rPr>
          <w:t xml:space="preserve"> </w:t>
        </w:r>
      </w:hyperlink>
      <w:hyperlink r:id="rId90">
        <w:r w:rsidR="00AA1678" w:rsidRPr="00F54185">
          <w:rPr>
            <w:rFonts w:ascii="Cambria" w:eastAsia="Cambria" w:hAnsi="Cambria" w:cs="Cambria"/>
            <w:color w:val="1155CC"/>
            <w:u w:val="single"/>
          </w:rPr>
          <w:t>https://doi.org/10.1057/s41599-025-05190-3</w:t>
        </w:r>
      </w:hyperlink>
    </w:p>
    <w:p w14:paraId="698A1EB4" w14:textId="7448EEAF"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Nowell, L. S., Norris, J. M., White, D. E., &amp; Moules, N. J. (2017). Thematic analysis: Striving to meet the trustworthiness criteria. </w:t>
      </w:r>
      <w:r w:rsidRPr="00F54185">
        <w:rPr>
          <w:rFonts w:ascii="Cambria" w:eastAsia="Cambria" w:hAnsi="Cambria" w:cs="Cambria"/>
          <w:i/>
          <w:iCs/>
        </w:rPr>
        <w:t>International Journal of Qualitative Methods, 16</w:t>
      </w:r>
      <w:r w:rsidRPr="00F54185">
        <w:rPr>
          <w:rFonts w:ascii="Cambria" w:eastAsia="Cambria" w:hAnsi="Cambria" w:cs="Cambria"/>
        </w:rPr>
        <w:t>, 1–13.</w:t>
      </w:r>
      <w:hyperlink r:id="rId91">
        <w:r w:rsidR="00AA1678" w:rsidRPr="00F54185">
          <w:rPr>
            <w:rFonts w:ascii="Cambria" w:eastAsia="Cambria" w:hAnsi="Cambria" w:cs="Cambria"/>
          </w:rPr>
          <w:t xml:space="preserve"> </w:t>
        </w:r>
      </w:hyperlink>
      <w:hyperlink r:id="rId92">
        <w:r w:rsidR="00AA1678" w:rsidRPr="00F54185">
          <w:rPr>
            <w:rFonts w:ascii="Cambria" w:eastAsia="Cambria" w:hAnsi="Cambria" w:cs="Cambria"/>
            <w:color w:val="1155CC"/>
            <w:u w:val="single"/>
          </w:rPr>
          <w:t>https://doi.org/10.1177/1609406917733847</w:t>
        </w:r>
      </w:hyperlink>
    </w:p>
    <w:p w14:paraId="72C8D420" w14:textId="3EEBD205"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Palinkas, L. A., Horwitz, S. M., Green, C. A., Wisdom, J. P., Duan, N., &amp; Hoagwood, K. (2015). Purposeful sampling for qualitative data collection and analysis in mixed method implementation research. </w:t>
      </w:r>
      <w:r w:rsidRPr="00F54185">
        <w:rPr>
          <w:rFonts w:ascii="Cambria" w:eastAsia="Cambria" w:hAnsi="Cambria" w:cs="Cambria"/>
          <w:i/>
          <w:iCs/>
        </w:rPr>
        <w:t>Administration and Policy in Mental Health and Mental Health Services Research, 42</w:t>
      </w:r>
      <w:r w:rsidRPr="00F54185">
        <w:rPr>
          <w:rFonts w:ascii="Cambria" w:eastAsia="Cambria" w:hAnsi="Cambria" w:cs="Cambria"/>
        </w:rPr>
        <w:t>(5), 533–544.</w:t>
      </w:r>
      <w:hyperlink r:id="rId93">
        <w:r w:rsidR="00AA1678" w:rsidRPr="00F54185">
          <w:rPr>
            <w:rFonts w:ascii="Cambria" w:eastAsia="Cambria" w:hAnsi="Cambria" w:cs="Cambria"/>
          </w:rPr>
          <w:t xml:space="preserve"> </w:t>
        </w:r>
      </w:hyperlink>
      <w:hyperlink r:id="rId94">
        <w:r w:rsidR="00AA1678" w:rsidRPr="00F54185">
          <w:rPr>
            <w:rFonts w:ascii="Cambria" w:eastAsia="Cambria" w:hAnsi="Cambria" w:cs="Cambria"/>
            <w:color w:val="1155CC"/>
            <w:u w:val="single"/>
          </w:rPr>
          <w:t>https://doi.org/10.1007/s10488-013-0528-y</w:t>
        </w:r>
      </w:hyperlink>
    </w:p>
    <w:p w14:paraId="1D7ECFAE" w14:textId="2825981A"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Rahaman, M. S., Tisha, S. N., Song, E., &amp; Cerny, T. (2023). Access control design practice and solutions in cloud-native architecture: A systematic mapping study. </w:t>
      </w:r>
      <w:r w:rsidRPr="00F54185">
        <w:rPr>
          <w:rFonts w:ascii="Cambria" w:eastAsia="Cambria" w:hAnsi="Cambria" w:cs="Cambria"/>
          <w:i/>
          <w:iCs/>
        </w:rPr>
        <w:t>Sensors, 23</w:t>
      </w:r>
      <w:r w:rsidRPr="00F54185">
        <w:rPr>
          <w:rFonts w:ascii="Cambria" w:eastAsia="Cambria" w:hAnsi="Cambria" w:cs="Cambria"/>
        </w:rPr>
        <w:t>(7), 3413.</w:t>
      </w:r>
      <w:hyperlink r:id="rId95">
        <w:r w:rsidR="00AA1678" w:rsidRPr="00F54185">
          <w:rPr>
            <w:rFonts w:ascii="Cambria" w:eastAsia="Cambria" w:hAnsi="Cambria" w:cs="Cambria"/>
          </w:rPr>
          <w:t xml:space="preserve"> </w:t>
        </w:r>
      </w:hyperlink>
      <w:hyperlink r:id="rId96">
        <w:r w:rsidR="00AA1678" w:rsidRPr="00F54185">
          <w:rPr>
            <w:rFonts w:ascii="Cambria" w:eastAsia="Cambria" w:hAnsi="Cambria" w:cs="Cambria"/>
            <w:color w:val="1155CC"/>
            <w:u w:val="single"/>
          </w:rPr>
          <w:t>https://doi.org/10.3390/s23073413</w:t>
        </w:r>
      </w:hyperlink>
    </w:p>
    <w:p w14:paraId="24F20A06" w14:textId="1935F2C2"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Raihanto, M. S., Febrianti, M. A., Qurtubi, Q., Setiawan, D., &amp; Auliana, W. (2023). Designing business intelligence dashboards to support decision-making in a fishery business. </w:t>
      </w:r>
      <w:r w:rsidRPr="00F54185">
        <w:rPr>
          <w:rFonts w:ascii="Cambria" w:eastAsia="Cambria" w:hAnsi="Cambria" w:cs="Cambria"/>
          <w:i/>
          <w:iCs/>
        </w:rPr>
        <w:t>Buletin Ilmiah Sarjana Teknik Elektro, 5</w:t>
      </w:r>
      <w:r w:rsidRPr="00F54185">
        <w:rPr>
          <w:rFonts w:ascii="Cambria" w:eastAsia="Cambria" w:hAnsi="Cambria" w:cs="Cambria"/>
        </w:rPr>
        <w:t>(4), 515–524.</w:t>
      </w:r>
      <w:hyperlink r:id="rId97">
        <w:r w:rsidR="00AA1678" w:rsidRPr="00F54185">
          <w:rPr>
            <w:rFonts w:ascii="Cambria" w:eastAsia="Cambria" w:hAnsi="Cambria" w:cs="Cambria"/>
          </w:rPr>
          <w:t xml:space="preserve"> </w:t>
        </w:r>
      </w:hyperlink>
      <w:hyperlink r:id="rId98">
        <w:r w:rsidR="00AA1678" w:rsidRPr="00F54185">
          <w:rPr>
            <w:rFonts w:ascii="Cambria" w:eastAsia="Cambria" w:hAnsi="Cambria" w:cs="Cambria"/>
            <w:color w:val="1155CC"/>
            <w:u w:val="single"/>
          </w:rPr>
          <w:t>https://doi.org/10.12928/biste.v5i4.9207</w:t>
        </w:r>
      </w:hyperlink>
    </w:p>
    <w:p w14:paraId="74774A6A" w14:textId="43246D65"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Rashid, M., Hassan, N., &amp; Ahmad, F. (2024). Investigating the factors affecting the adoption of cloud accounting in Saudi Arabia small and medium-sized enterprises (SMEs). </w:t>
      </w:r>
      <w:r w:rsidRPr="00F54185">
        <w:rPr>
          <w:rFonts w:ascii="Cambria" w:eastAsia="Cambria" w:hAnsi="Cambria" w:cs="Cambria"/>
          <w:i/>
          <w:iCs/>
        </w:rPr>
        <w:t>Journal of Open Innovation: Technology, Market, and Complexity, 10</w:t>
      </w:r>
      <w:r w:rsidRPr="00F54185">
        <w:rPr>
          <w:rFonts w:ascii="Cambria" w:eastAsia="Cambria" w:hAnsi="Cambria" w:cs="Cambria"/>
        </w:rPr>
        <w:t>(2), Article 100241.</w:t>
      </w:r>
      <w:hyperlink r:id="rId99">
        <w:r w:rsidR="00AA1678" w:rsidRPr="00F54185">
          <w:rPr>
            <w:rFonts w:ascii="Cambria" w:eastAsia="Cambria" w:hAnsi="Cambria" w:cs="Cambria"/>
          </w:rPr>
          <w:t xml:space="preserve"> </w:t>
        </w:r>
      </w:hyperlink>
      <w:hyperlink r:id="rId100">
        <w:r w:rsidR="00AA1678" w:rsidRPr="00F54185">
          <w:rPr>
            <w:rFonts w:ascii="Cambria" w:eastAsia="Cambria" w:hAnsi="Cambria" w:cs="Cambria"/>
            <w:color w:val="1155CC"/>
            <w:u w:val="single"/>
          </w:rPr>
          <w:t>https://doi.org/10.1016/j.joitmc.2024.100314</w:t>
        </w:r>
      </w:hyperlink>
    </w:p>
    <w:p w14:paraId="1F6EB43A" w14:textId="762DA9A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Septiawan, B., Mohamed, I. S., &amp; Zakaria, Y. (2025). A systematic review of cloud accounting adoption in SMEs: A thematic synthesis of factors, impacts and research directions. </w:t>
      </w:r>
      <w:r w:rsidRPr="00F54185">
        <w:rPr>
          <w:rFonts w:ascii="Cambria" w:eastAsia="Cambria" w:hAnsi="Cambria" w:cs="Cambria"/>
          <w:i/>
          <w:iCs/>
        </w:rPr>
        <w:t>Asia-Pacific Management Accounting Journal.</w:t>
      </w:r>
      <w:hyperlink r:id="rId101">
        <w:r w:rsidR="00AA1678" w:rsidRPr="00F54185">
          <w:rPr>
            <w:rFonts w:ascii="Cambria" w:eastAsia="Cambria" w:hAnsi="Cambria" w:cs="Cambria"/>
          </w:rPr>
          <w:t xml:space="preserve"> </w:t>
        </w:r>
      </w:hyperlink>
      <w:hyperlink r:id="rId102">
        <w:r w:rsidR="00AA1678" w:rsidRPr="00F54185">
          <w:rPr>
            <w:rFonts w:ascii="Cambria" w:eastAsia="Cambria" w:hAnsi="Cambria" w:cs="Cambria"/>
            <w:color w:val="1155CC"/>
            <w:u w:val="single"/>
          </w:rPr>
          <w:t>https://doi.org/10.24191/apmaj.v20i3-04</w:t>
        </w:r>
      </w:hyperlink>
    </w:p>
    <w:p w14:paraId="7504E850" w14:textId="3C6034AE"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Shabani, A., Maroti, G., de Leeuw, S., &amp; Dullaert, W. (2021). Inventory record inaccuracy and store-level performance. </w:t>
      </w:r>
      <w:r w:rsidRPr="00F54185">
        <w:rPr>
          <w:rFonts w:ascii="Cambria" w:eastAsia="Cambria" w:hAnsi="Cambria" w:cs="Cambria"/>
          <w:i/>
          <w:iCs/>
        </w:rPr>
        <w:t>International Journal of Production Economics, 235</w:t>
      </w:r>
      <w:r w:rsidRPr="00F54185">
        <w:rPr>
          <w:rFonts w:ascii="Cambria" w:eastAsia="Cambria" w:hAnsi="Cambria" w:cs="Cambria"/>
        </w:rPr>
        <w:t>, 108111.</w:t>
      </w:r>
      <w:hyperlink r:id="rId103">
        <w:r w:rsidR="00AA1678" w:rsidRPr="00F54185">
          <w:rPr>
            <w:rFonts w:ascii="Cambria" w:eastAsia="Cambria" w:hAnsi="Cambria" w:cs="Cambria"/>
          </w:rPr>
          <w:t xml:space="preserve"> </w:t>
        </w:r>
      </w:hyperlink>
      <w:hyperlink r:id="rId104">
        <w:r w:rsidR="00AA1678" w:rsidRPr="00F54185">
          <w:rPr>
            <w:rFonts w:ascii="Cambria" w:eastAsia="Cambria" w:hAnsi="Cambria" w:cs="Cambria"/>
            <w:color w:val="1155CC"/>
            <w:u w:val="single"/>
          </w:rPr>
          <w:t>https://doi.org/10.1016/j.ijpe.2021.108111</w:t>
        </w:r>
      </w:hyperlink>
    </w:p>
    <w:p w14:paraId="58513DB2" w14:textId="33D1E7D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Strode, D., Dingsøyr, T., &amp; Lindsjørn, Y. (2022). A teamwork effectiveness model for agile software development. </w:t>
      </w:r>
      <w:r w:rsidRPr="00F54185">
        <w:rPr>
          <w:rFonts w:ascii="Cambria" w:eastAsia="Cambria" w:hAnsi="Cambria" w:cs="Cambria"/>
          <w:i/>
          <w:iCs/>
        </w:rPr>
        <w:t>Empirical Software Engineering, 27</w:t>
      </w:r>
      <w:r w:rsidRPr="00F54185">
        <w:rPr>
          <w:rFonts w:ascii="Cambria" w:eastAsia="Cambria" w:hAnsi="Cambria" w:cs="Cambria"/>
        </w:rPr>
        <w:t>, Article 56.</w:t>
      </w:r>
      <w:hyperlink r:id="rId105">
        <w:r w:rsidR="00AA1678" w:rsidRPr="00F54185">
          <w:rPr>
            <w:rFonts w:ascii="Cambria" w:eastAsia="Cambria" w:hAnsi="Cambria" w:cs="Cambria"/>
          </w:rPr>
          <w:t xml:space="preserve"> </w:t>
        </w:r>
      </w:hyperlink>
      <w:hyperlink r:id="rId106">
        <w:r w:rsidR="00AA1678" w:rsidRPr="00F54185">
          <w:rPr>
            <w:rFonts w:ascii="Cambria" w:eastAsia="Cambria" w:hAnsi="Cambria" w:cs="Cambria"/>
            <w:color w:val="1155CC"/>
            <w:u w:val="single"/>
          </w:rPr>
          <w:t>https://doi.org/10.1007/s10664-021-10115-0</w:t>
        </w:r>
      </w:hyperlink>
    </w:p>
    <w:p w14:paraId="3FB8C096" w14:textId="77777777" w:rsidR="001F1B68" w:rsidRDefault="007975B6">
      <w:pPr>
        <w:keepLines/>
        <w:spacing w:line="480" w:lineRule="auto"/>
        <w:ind w:left="720" w:hanging="720"/>
        <w:rPr>
          <w:rFonts w:ascii="Cambria" w:eastAsia="Cambria" w:hAnsi="Cambria" w:cs="Cambria"/>
        </w:rPr>
      </w:pPr>
      <w:r>
        <w:rPr>
          <w:rFonts w:ascii="Cambria" w:hAnsi="Cambria"/>
          <w:color w:val="000000"/>
        </w:rPr>
        <w:t>Supabase. (n.d.-a). Multi-factor authentication. Supabase Docs. Retrieved October 27, 2026, from https://supabase.com/docs/guides/auth/auth-mfa</w:t>
      </w:r>
    </w:p>
    <w:p w14:paraId="2DC11C0D" w14:textId="77777777" w:rsidR="001F1B68" w:rsidRDefault="007975B6">
      <w:pPr>
        <w:keepLines/>
        <w:spacing w:line="480" w:lineRule="auto"/>
        <w:ind w:left="720" w:hanging="720"/>
        <w:rPr>
          <w:rFonts w:ascii="Cambria" w:eastAsia="Cambria" w:hAnsi="Cambria" w:cs="Cambria"/>
        </w:rPr>
      </w:pPr>
      <w:r>
        <w:rPr>
          <w:rFonts w:ascii="Cambria" w:hAnsi="Cambria"/>
          <w:color w:val="000000"/>
        </w:rPr>
        <w:t>Supabase. (n.d.-b). Row level security. Supabase Docs. Retrieved October 27, 2026, from https://supabase.com/docs/guides/database/postgres/row-level-security</w:t>
      </w:r>
    </w:p>
    <w:p w14:paraId="645DE53A" w14:textId="77777777" w:rsidR="001F1B68" w:rsidRDefault="007975B6">
      <w:pPr>
        <w:keepLines/>
        <w:spacing w:line="480" w:lineRule="auto"/>
        <w:ind w:left="720" w:hanging="720"/>
        <w:rPr>
          <w:rFonts w:ascii="Cambria" w:eastAsia="Cambria" w:hAnsi="Cambria" w:cs="Cambria"/>
        </w:rPr>
      </w:pPr>
      <w:r>
        <w:rPr>
          <w:rFonts w:ascii="Cambria" w:hAnsi="Cambria"/>
          <w:color w:val="000000"/>
        </w:rPr>
        <w:t>Supabase. (n.d.-c). Advisors. Supabase Docs. Retrieved October 27, 2026, from https://supabase.com/docs/guides/observability/advisors</w:t>
      </w:r>
    </w:p>
    <w:p w14:paraId="012FDF5B" w14:textId="7777777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Unicommerce. (2026, January 12). Inventory management challenges in the Philippines: Problems of manual systems and solutions. https://unicommerce.com/blog/top-manual-inventory-management-challenges-solutions-in-philippines/</w:t>
      </w:r>
    </w:p>
    <w:p w14:paraId="24984E26" w14:textId="73DAF5DB"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Vo Van, H., Abu Afifa, M., &amp; Saleh, I. (2026). Accounting information systems and organizational performance in the cloud computing era: Evidence from SMEs. </w:t>
      </w:r>
      <w:r w:rsidRPr="00F54185">
        <w:rPr>
          <w:rFonts w:ascii="Cambria" w:eastAsia="Cambria" w:hAnsi="Cambria" w:cs="Cambria"/>
          <w:i/>
          <w:iCs/>
        </w:rPr>
        <w:t>Accounting, Management and Policy Journal.</w:t>
      </w:r>
      <w:hyperlink r:id="rId107">
        <w:r w:rsidR="00AA1678" w:rsidRPr="00F54185">
          <w:rPr>
            <w:rFonts w:ascii="Cambria" w:eastAsia="Cambria" w:hAnsi="Cambria" w:cs="Cambria"/>
          </w:rPr>
          <w:t xml:space="preserve"> </w:t>
        </w:r>
      </w:hyperlink>
      <w:hyperlink r:id="rId108">
        <w:r w:rsidR="00AA1678" w:rsidRPr="00F54185">
          <w:rPr>
            <w:rFonts w:ascii="Cambria" w:eastAsia="Cambria" w:hAnsi="Cambria" w:cs="Cambria"/>
            <w:color w:val="1155CC"/>
            <w:u w:val="single"/>
          </w:rPr>
          <w:t>https://doi.org/10.1108/SAMPJ-01-2024-0044</w:t>
        </w:r>
      </w:hyperlink>
    </w:p>
    <w:p w14:paraId="01FAC21B" w14:textId="77777777" w:rsidR="00AA1678" w:rsidRPr="00F54185" w:rsidRDefault="00AA1678">
      <w:pPr>
        <w:spacing w:line="480" w:lineRule="auto"/>
        <w:rPr>
          <w:rFonts w:ascii="Cambria" w:eastAsia="Cambria" w:hAnsi="Cambria" w:cs="Cambria"/>
        </w:rPr>
      </w:pPr>
    </w:p>
    <w:sectPr w:rsidR="00AA1678" w:rsidRPr="00F54185">
      <w:headerReference w:type="even" r:id="rId109"/>
      <w:headerReference w:type="default" r:id="rId110"/>
      <w:footerReference w:type="default" r:id="rId111"/>
      <w:pgSz w:w="12240" w:h="15840"/>
      <w:pgMar w:top="1969" w:right="1440" w:bottom="1151" w:left="2160" w:header="0" w:footer="9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3213" w14:textId="77777777" w:rsidR="00CA2E07" w:rsidRDefault="00CA2E07">
      <w:pPr>
        <w:spacing w:line="240" w:lineRule="auto"/>
      </w:pPr>
      <w:r>
        <w:separator/>
      </w:r>
    </w:p>
  </w:endnote>
  <w:endnote w:type="continuationSeparator" w:id="0">
    <w:p w14:paraId="1E6B7D0D" w14:textId="77777777" w:rsidR="00CA2E07" w:rsidRDefault="00CA2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817AA9-10DB-4C97-BA3F-81537BF5D752}"/>
  </w:font>
  <w:font w:name="Cambria">
    <w:panose1 w:val="02040503050406030204"/>
    <w:charset w:val="00"/>
    <w:family w:val="roman"/>
    <w:pitch w:val="variable"/>
    <w:sig w:usb0="E00006FF" w:usb1="420024FF" w:usb2="02000000" w:usb3="00000000" w:csb0="0000019F" w:csb1="00000000"/>
    <w:embedRegular r:id="rId2" w:fontKey="{D56F3B6E-358E-481A-860B-2E15002CBD8D}"/>
    <w:embedBold r:id="rId3" w:fontKey="{2480A3FE-61A7-4097-A5B9-5E760EDD6CAA}"/>
    <w:embedItalic r:id="rId4" w:fontKey="{36E94EA9-E471-4B2F-82B1-A81AFA412626}"/>
  </w:font>
  <w:font w:name="Georgia">
    <w:panose1 w:val="02040502050405020303"/>
    <w:charset w:val="00"/>
    <w:family w:val="roman"/>
    <w:pitch w:val="variable"/>
    <w:sig w:usb0="00000287" w:usb1="00000000" w:usb2="00000000" w:usb3="00000000" w:csb0="0000009F" w:csb1="00000000"/>
    <w:embedItalic r:id="rId5" w:fontKey="{C99F2CC6-5663-428D-B7DD-54FFE78D1CCD}"/>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78C3" w14:textId="77777777" w:rsidR="00AA1678" w:rsidRDefault="00AA1678">
    <w:pPr>
      <w:pBdr>
        <w:bottom w:val="single" w:sz="24" w:space="1" w:color="C00000"/>
      </w:pBdr>
      <w:tabs>
        <w:tab w:val="center" w:pos="4680"/>
        <w:tab w:val="right" w:pos="9360"/>
      </w:tabs>
      <w:spacing w:line="240" w:lineRule="auto"/>
      <w:rPr>
        <w:color w:val="000000"/>
      </w:rPr>
    </w:pPr>
  </w:p>
  <w:p w14:paraId="761DCB32" w14:textId="77777777" w:rsidR="00AA1678" w:rsidRDefault="00AA1678">
    <w:pPr>
      <w:pBdr>
        <w:bottom w:val="single" w:sz="24" w:space="1" w:color="C00000"/>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3F8D3" w14:textId="77777777" w:rsidR="00CA2E07" w:rsidRDefault="00CA2E07">
      <w:pPr>
        <w:spacing w:line="240" w:lineRule="auto"/>
      </w:pPr>
      <w:r>
        <w:separator/>
      </w:r>
    </w:p>
  </w:footnote>
  <w:footnote w:type="continuationSeparator" w:id="0">
    <w:p w14:paraId="2A712471" w14:textId="77777777" w:rsidR="00CA2E07" w:rsidRDefault="00CA2E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1391" w14:textId="77777777" w:rsidR="00AA1678" w:rsidRDefault="00C96362">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10A99CA" w14:textId="77777777" w:rsidR="00AA1678" w:rsidRDefault="00AA1678">
    <w:pPr>
      <w:pBdr>
        <w:top w:val="nil"/>
        <w:left w:val="nil"/>
        <w:bottom w:val="nil"/>
        <w:right w:val="nil"/>
        <w:between w:val="nil"/>
      </w:pBdr>
      <w:tabs>
        <w:tab w:val="center" w:pos="4680"/>
        <w:tab w:val="right" w:pos="9360"/>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1758" w14:textId="77777777" w:rsidR="00AA1678" w:rsidRDefault="00C96362">
    <w:pPr>
      <w:pBdr>
        <w:top w:val="nil"/>
        <w:left w:val="nil"/>
        <w:bottom w:val="nil"/>
        <w:right w:val="nil"/>
        <w:between w:val="nil"/>
      </w:pBdr>
      <w:tabs>
        <w:tab w:val="left" w:pos="6194"/>
        <w:tab w:val="left" w:pos="6686"/>
      </w:tabs>
      <w:spacing w:line="240" w:lineRule="auto"/>
      <w:ind w:right="-7"/>
      <w:rPr>
        <w:rFonts w:ascii="Courier New" w:eastAsia="Courier New" w:hAnsi="Courier New" w:cs="Courier New"/>
        <w:color w:val="000000"/>
        <w:sz w:val="18"/>
        <w:szCs w:val="18"/>
      </w:rPr>
    </w:pPr>
    <w:r>
      <w:rPr>
        <w:rFonts w:ascii="Cambria" w:eastAsia="Cambria" w:hAnsi="Cambria" w:cs="Cambria"/>
        <w:noProof/>
        <w:sz w:val="20"/>
        <w:szCs w:val="20"/>
      </w:rPr>
      <w:drawing>
        <wp:anchor distT="0" distB="0" distL="0" distR="0" simplePos="0" relativeHeight="251658240" behindDoc="1" locked="0" layoutInCell="1" hidden="0" allowOverlap="1" wp14:anchorId="743EF6E7" wp14:editId="2E92FC1F">
          <wp:simplePos x="0" y="0"/>
          <wp:positionH relativeFrom="page">
            <wp:posOffset>1111250</wp:posOffset>
          </wp:positionH>
          <wp:positionV relativeFrom="page">
            <wp:posOffset>223520</wp:posOffset>
          </wp:positionV>
          <wp:extent cx="5826760" cy="107950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826760" cy="1079500"/>
                  </a:xfrm>
                  <a:prstGeom prst="rect">
                    <a:avLst/>
                  </a:prstGeom>
                  <a:ln/>
                </pic:spPr>
              </pic:pic>
            </a:graphicData>
          </a:graphic>
        </wp:anchor>
      </w:drawing>
    </w:r>
    <w:r>
      <w:rPr>
        <w:rFonts w:ascii="Courier New" w:eastAsia="Courier New" w:hAnsi="Courier New" w:cs="Courier New"/>
        <w:color w:val="000000"/>
        <w:sz w:val="18"/>
        <w:szCs w:val="18"/>
      </w:rPr>
      <w:tab/>
    </w:r>
    <w:r>
      <w:rPr>
        <w:rFonts w:ascii="Courier New" w:eastAsia="Courier New" w:hAnsi="Courier New" w:cs="Courier New"/>
        <w:color w:val="000000"/>
        <w:sz w:val="18"/>
        <w:szCs w:val="18"/>
      </w:rPr>
      <w:tab/>
      <w:t xml:space="preserve">        </w:t>
    </w:r>
  </w:p>
  <w:p w14:paraId="5E1B5718"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59E92289"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5FDED468" w14:textId="77777777" w:rsidR="00AA1678" w:rsidRDefault="00C96362">
    <w:pPr>
      <w:pBdr>
        <w:top w:val="nil"/>
        <w:left w:val="nil"/>
        <w:bottom w:val="nil"/>
        <w:right w:val="nil"/>
        <w:between w:val="nil"/>
      </w:pBdr>
      <w:tabs>
        <w:tab w:val="left" w:pos="6686"/>
      </w:tabs>
      <w:spacing w:line="240" w:lineRule="auto"/>
      <w:ind w:right="-540"/>
      <w:rPr>
        <w:rFonts w:ascii="Cambria" w:eastAsia="Cambria" w:hAnsi="Cambria" w:cs="Cambria"/>
        <w:color w:val="000000"/>
        <w:sz w:val="18"/>
        <w:szCs w:val="18"/>
      </w:rPr>
    </w:pPr>
    <w:r>
      <w:rPr>
        <w:rFonts w:ascii="Courier New" w:eastAsia="Courier New" w:hAnsi="Courier New" w:cs="Courier New"/>
        <w:color w:val="000000"/>
        <w:sz w:val="18"/>
        <w:szCs w:val="18"/>
      </w:rPr>
      <w:t xml:space="preserve">                                                                              </w:t>
    </w:r>
    <w:r>
      <w:rPr>
        <w:rFonts w:ascii="Cambria" w:eastAsia="Cambria" w:hAnsi="Cambria" w:cs="Cambria"/>
        <w:color w:val="000000"/>
        <w:sz w:val="18"/>
        <w:szCs w:val="18"/>
      </w:rPr>
      <w:fldChar w:fldCharType="begin"/>
    </w:r>
    <w:r>
      <w:rPr>
        <w:rFonts w:ascii="Cambria" w:eastAsia="Cambria" w:hAnsi="Cambria" w:cs="Cambria"/>
        <w:color w:val="000000"/>
        <w:sz w:val="18"/>
        <w:szCs w:val="18"/>
      </w:rPr>
      <w:instrText>PAGE</w:instrText>
    </w:r>
    <w:r>
      <w:rPr>
        <w:rFonts w:ascii="Cambria" w:eastAsia="Cambria" w:hAnsi="Cambria" w:cs="Cambria"/>
        <w:color w:val="000000"/>
        <w:sz w:val="18"/>
        <w:szCs w:val="18"/>
      </w:rPr>
      <w:fldChar w:fldCharType="separate"/>
    </w:r>
    <w:r w:rsidR="00C047BC">
      <w:rPr>
        <w:rFonts w:ascii="Cambria" w:eastAsia="Cambria" w:hAnsi="Cambria" w:cs="Cambria"/>
        <w:noProof/>
        <w:color w:val="000000"/>
        <w:sz w:val="18"/>
        <w:szCs w:val="18"/>
      </w:rPr>
      <w:t>1</w:t>
    </w:r>
    <w:r>
      <w:rPr>
        <w:rFonts w:ascii="Cambria" w:eastAsia="Cambria" w:hAnsi="Cambria" w:cs="Cambria"/>
        <w:color w:val="000000"/>
        <w:sz w:val="18"/>
        <w:szCs w:val="18"/>
      </w:rPr>
      <w:fldChar w:fldCharType="end"/>
    </w:r>
  </w:p>
  <w:p w14:paraId="0287968A" w14:textId="77777777" w:rsidR="00AA1678" w:rsidRDefault="00C96362">
    <w:pPr>
      <w:tabs>
        <w:tab w:val="left" w:pos="3840"/>
        <w:tab w:val="left" w:pos="748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4CF0"/>
    <w:multiLevelType w:val="multilevel"/>
    <w:tmpl w:val="8BCC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283638"/>
    <w:multiLevelType w:val="multilevel"/>
    <w:tmpl w:val="77DE1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4519132">
    <w:abstractNumId w:val="1"/>
  </w:num>
  <w:num w:numId="2" w16cid:durableId="16370278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on Vergara">
    <w15:presenceInfo w15:providerId="Windows Live" w15:userId="c8d8ea6cb9563f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78"/>
    <w:rsid w:val="00032581"/>
    <w:rsid w:val="000E2171"/>
    <w:rsid w:val="00100C78"/>
    <w:rsid w:val="00115BF8"/>
    <w:rsid w:val="00127FE7"/>
    <w:rsid w:val="00192853"/>
    <w:rsid w:val="001B1120"/>
    <w:rsid w:val="001E767C"/>
    <w:rsid w:val="001F1B68"/>
    <w:rsid w:val="00200873"/>
    <w:rsid w:val="002A741F"/>
    <w:rsid w:val="002D1F41"/>
    <w:rsid w:val="00324769"/>
    <w:rsid w:val="00330E1E"/>
    <w:rsid w:val="003347D8"/>
    <w:rsid w:val="00395904"/>
    <w:rsid w:val="003F466B"/>
    <w:rsid w:val="00410329"/>
    <w:rsid w:val="0042072F"/>
    <w:rsid w:val="004227DB"/>
    <w:rsid w:val="004707D2"/>
    <w:rsid w:val="004C3C0E"/>
    <w:rsid w:val="005313D9"/>
    <w:rsid w:val="0059603C"/>
    <w:rsid w:val="00613345"/>
    <w:rsid w:val="00635698"/>
    <w:rsid w:val="00642CD0"/>
    <w:rsid w:val="00654AF7"/>
    <w:rsid w:val="00662758"/>
    <w:rsid w:val="006B7F72"/>
    <w:rsid w:val="006F040A"/>
    <w:rsid w:val="00746F23"/>
    <w:rsid w:val="00752F12"/>
    <w:rsid w:val="007975B6"/>
    <w:rsid w:val="007B70AD"/>
    <w:rsid w:val="007D6B94"/>
    <w:rsid w:val="007D77B4"/>
    <w:rsid w:val="007D79DE"/>
    <w:rsid w:val="00807512"/>
    <w:rsid w:val="00824967"/>
    <w:rsid w:val="00892E74"/>
    <w:rsid w:val="008A70F7"/>
    <w:rsid w:val="008F3AE1"/>
    <w:rsid w:val="008F6E14"/>
    <w:rsid w:val="00956FFB"/>
    <w:rsid w:val="009618DB"/>
    <w:rsid w:val="00964952"/>
    <w:rsid w:val="00975B5D"/>
    <w:rsid w:val="009C3ECF"/>
    <w:rsid w:val="00A45F33"/>
    <w:rsid w:val="00A73923"/>
    <w:rsid w:val="00AA1678"/>
    <w:rsid w:val="00AE1E36"/>
    <w:rsid w:val="00AF5D3B"/>
    <w:rsid w:val="00B365BD"/>
    <w:rsid w:val="00B37A7E"/>
    <w:rsid w:val="00B5656F"/>
    <w:rsid w:val="00B93B9E"/>
    <w:rsid w:val="00BD7AF4"/>
    <w:rsid w:val="00BF5034"/>
    <w:rsid w:val="00BF6EBA"/>
    <w:rsid w:val="00C047BC"/>
    <w:rsid w:val="00C96362"/>
    <w:rsid w:val="00CA2E07"/>
    <w:rsid w:val="00CD4001"/>
    <w:rsid w:val="00D16588"/>
    <w:rsid w:val="00D27AF8"/>
    <w:rsid w:val="00D34AFD"/>
    <w:rsid w:val="00D4339C"/>
    <w:rsid w:val="00D43E64"/>
    <w:rsid w:val="00D45E7E"/>
    <w:rsid w:val="00E25679"/>
    <w:rsid w:val="00F00601"/>
    <w:rsid w:val="00F12B4E"/>
    <w:rsid w:val="00F54185"/>
    <w:rsid w:val="00F61BC9"/>
    <w:rsid w:val="00F762DD"/>
    <w:rsid w:val="00FA5E57"/>
    <w:rsid w:val="00FD4729"/>
    <w:rsid w:val="00FF1EB4"/>
    <w:rsid w:val="00FF7A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40C1"/>
  <w15:docId w15:val="{5D36FB25-D104-4269-9A82-DC53A496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54185"/>
    <w:pPr>
      <w:spacing w:line="480" w:lineRule="auto"/>
      <w:outlineLvl w:val="0"/>
    </w:pPr>
    <w:rPr>
      <w:b/>
      <w:bCs/>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76" w:lineRule="auto"/>
      <w:ind w:right="-719"/>
      <w:jc w:val="center"/>
    </w:pPr>
    <w:rPr>
      <w:rFonts w:ascii="Cambria" w:eastAsia="Cambria" w:hAnsi="Cambria" w:cs="Cambria"/>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B70AD"/>
    <w:rPr>
      <w:color w:val="0000FF" w:themeColor="hyperlink"/>
      <w:u w:val="single"/>
    </w:rPr>
  </w:style>
  <w:style w:type="character" w:styleId="UnresolvedMention">
    <w:name w:val="Unresolved Mention"/>
    <w:basedOn w:val="DefaultParagraphFont"/>
    <w:uiPriority w:val="99"/>
    <w:semiHidden/>
    <w:unhideWhenUsed/>
    <w:rsid w:val="007B70AD"/>
    <w:rPr>
      <w:color w:val="605E5C"/>
      <w:shd w:val="clear" w:color="auto" w:fill="E1DFDD"/>
    </w:rPr>
  </w:style>
  <w:style w:type="paragraph" w:styleId="Revision">
    <w:name w:val="Revision"/>
    <w:hidden/>
    <w:uiPriority w:val="99"/>
    <w:semiHidden/>
    <w:rsid w:val="00F00601"/>
    <w:pPr>
      <w:spacing w:line="240" w:lineRule="auto"/>
      <w:jc w:val="left"/>
    </w:pPr>
  </w:style>
  <w:style w:type="paragraph" w:styleId="TOCHeading">
    <w:name w:val="TOC Heading"/>
    <w:basedOn w:val="Heading1"/>
    <w:next w:val="Normal"/>
    <w:uiPriority w:val="39"/>
    <w:unhideWhenUsed/>
    <w:qFormat/>
    <w:rsid w:val="00032581"/>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13345"/>
    <w:pPr>
      <w:tabs>
        <w:tab w:val="right" w:leader="dot" w:pos="8630"/>
      </w:tabs>
      <w:spacing w:after="100"/>
    </w:pPr>
    <w:rPr>
      <w:rFonts w:ascii="Cambria" w:hAnsi="Cambria"/>
      <w:noProof/>
      <w:sz w:val="20"/>
      <w:szCs w:val="20"/>
    </w:rPr>
  </w:style>
  <w:style w:type="paragraph" w:styleId="Footer">
    <w:name w:val="footer"/>
    <w:basedOn w:val="Normal"/>
    <w:link w:val="FooterChar"/>
    <w:uiPriority w:val="99"/>
    <w:unhideWhenUsed/>
    <w:rsid w:val="00200873"/>
    <w:pPr>
      <w:tabs>
        <w:tab w:val="center" w:pos="4680"/>
        <w:tab w:val="right" w:pos="9360"/>
      </w:tabs>
      <w:spacing w:line="240" w:lineRule="auto"/>
    </w:pPr>
  </w:style>
  <w:style w:type="character" w:customStyle="1" w:styleId="FooterChar">
    <w:name w:val="Footer Char"/>
    <w:basedOn w:val="DefaultParagraphFont"/>
    <w:link w:val="Footer"/>
    <w:uiPriority w:val="99"/>
    <w:rsid w:val="00200873"/>
  </w:style>
  <w:style w:type="paragraph" w:styleId="Header">
    <w:name w:val="header"/>
    <w:basedOn w:val="Normal"/>
    <w:link w:val="HeaderChar"/>
    <w:uiPriority w:val="99"/>
    <w:unhideWhenUsed/>
    <w:rsid w:val="00200873"/>
    <w:pPr>
      <w:tabs>
        <w:tab w:val="center" w:pos="4680"/>
        <w:tab w:val="right" w:pos="9360"/>
      </w:tabs>
      <w:spacing w:line="240" w:lineRule="auto"/>
    </w:pPr>
  </w:style>
  <w:style w:type="character" w:customStyle="1" w:styleId="HeaderChar">
    <w:name w:val="Header Char"/>
    <w:basedOn w:val="DefaultParagraphFont"/>
    <w:link w:val="Header"/>
    <w:uiPriority w:val="99"/>
    <w:rsid w:val="00200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hyperlink" Target="https://doi.org/10.1016/j.infsof.2014.06.011" TargetMode="External"/><Relationship Id="rId63" Type="http://schemas.openxmlformats.org/officeDocument/2006/relationships/hyperlink" Target="https://doi.org/10.1016/j.jik.2024.100610" TargetMode="External"/><Relationship Id="rId68" Type="http://schemas.openxmlformats.org/officeDocument/2006/relationships/hyperlink" Target="https://doi.org/10.51594/ijmer.v6i10.1613" TargetMode="External"/><Relationship Id="rId84" Type="http://schemas.openxmlformats.org/officeDocument/2006/relationships/hyperlink" Target="https://doi.org/10.4018/IJCWT.343315" TargetMode="External"/><Relationship Id="rId89" Type="http://schemas.openxmlformats.org/officeDocument/2006/relationships/hyperlink" Target="https://doi.org/10.1057/s41599-025-05190-3" TargetMode="External"/><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hyperlink" Target="https://doi.org/10.1108/SAMPJ-01-2024-0044" TargetMode="External"/><Relationship Id="rId11" Type="http://schemas.openxmlformats.org/officeDocument/2006/relationships/image" Target="media/image3.jpg"/><Relationship Id="rId32" Type="http://schemas.openxmlformats.org/officeDocument/2006/relationships/image" Target="media/image24.jpg"/><Relationship Id="rId37" Type="http://schemas.openxmlformats.org/officeDocument/2006/relationships/image" Target="media/image29.png"/><Relationship Id="rId53" Type="http://schemas.openxmlformats.org/officeDocument/2006/relationships/hyperlink" Target="https://cloudcfo.ph/blog/digital-tools-to-automate-payroll-bookkeeping-and-tax-filing-in-2025/" TargetMode="External"/><Relationship Id="rId58" Type="http://schemas.openxmlformats.org/officeDocument/2006/relationships/hyperlink" Target="https://doi.org/10.13140/RG.2.2.27000.15362" TargetMode="External"/><Relationship Id="rId74" Type="http://schemas.openxmlformats.org/officeDocument/2006/relationships/hyperlink" Target="https://doi.org/10.1007/978-3-031-69457-8_54" TargetMode="External"/><Relationship Id="rId79" Type="http://schemas.openxmlformats.org/officeDocument/2006/relationships/hyperlink" Target="https://doi.org/10.1371/journal.pone.0301183" TargetMode="External"/><Relationship Id="rId102" Type="http://schemas.openxmlformats.org/officeDocument/2006/relationships/hyperlink" Target="https://doi.org/10.24191/apmaj.v20i3-04" TargetMode="External"/><Relationship Id="rId5" Type="http://schemas.openxmlformats.org/officeDocument/2006/relationships/settings" Target="settings.xml"/><Relationship Id="rId90" Type="http://schemas.openxmlformats.org/officeDocument/2006/relationships/hyperlink" Target="https://doi.org/10.1057/s41599-025-05190-3" TargetMode="External"/><Relationship Id="rId95" Type="http://schemas.openxmlformats.org/officeDocument/2006/relationships/hyperlink" Target="https://doi.org/10.3390/s23073413" TargetMode="External"/><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hyperlink" Target="https://doi.org/10.69593/ajaimldsmis.v1i01.124" TargetMode="External"/><Relationship Id="rId48" Type="http://schemas.openxmlformats.org/officeDocument/2006/relationships/hyperlink" Target="https://doi.org/10.1016/j.infsof.2014.06.011" TargetMode="External"/><Relationship Id="rId64" Type="http://schemas.openxmlformats.org/officeDocument/2006/relationships/hyperlink" Target="https://doi.org/10.1111/1475-6773.12117" TargetMode="External"/><Relationship Id="rId69" Type="http://schemas.openxmlformats.org/officeDocument/2006/relationships/hyperlink" Target="https://doi.org/10.51594/ijmer.v6i10.1613" TargetMode="External"/><Relationship Id="rId113" Type="http://schemas.microsoft.com/office/2011/relationships/people" Target="people.xml"/><Relationship Id="rId80" Type="http://schemas.openxmlformats.org/officeDocument/2006/relationships/hyperlink" Target="https://doi.org/10.1007/s13198-023-01958-5" TargetMode="External"/><Relationship Id="rId85" Type="http://schemas.openxmlformats.org/officeDocument/2006/relationships/hyperlink" Target="https://doi.org/10.4018/IJCWT.343315" TargetMode="External"/><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jpg"/><Relationship Id="rId38" Type="http://schemas.openxmlformats.org/officeDocument/2006/relationships/image" Target="media/image30.png"/><Relationship Id="rId59" Type="http://schemas.openxmlformats.org/officeDocument/2006/relationships/hyperlink" Target="https://doi.org/10.13140/RG.2.2.27000.15362" TargetMode="External"/><Relationship Id="rId103" Type="http://schemas.openxmlformats.org/officeDocument/2006/relationships/hyperlink" Target="https://doi.org/10.1016/j.ijpe.2021.108111" TargetMode="External"/><Relationship Id="rId108" Type="http://schemas.openxmlformats.org/officeDocument/2006/relationships/hyperlink" Target="https://doi.org/10.1108/SAMPJ-01-2024-0044" TargetMode="External"/><Relationship Id="rId54" Type="http://schemas.openxmlformats.org/officeDocument/2006/relationships/hyperlink" Target="https://ojs.aaresearchindex.com/index.php/aasgbcpjmra/article/view/15675" TargetMode="External"/><Relationship Id="rId70" Type="http://schemas.openxmlformats.org/officeDocument/2006/relationships/hyperlink" Target="https://doi.org/10.1111/jan.13031" TargetMode="External"/><Relationship Id="rId75" Type="http://schemas.openxmlformats.org/officeDocument/2006/relationships/hyperlink" Target="https://doi.org/10.1007/978-3-031-69457-8_54" TargetMode="External"/><Relationship Id="rId91" Type="http://schemas.openxmlformats.org/officeDocument/2006/relationships/hyperlink" Target="https://doi.org/10.1177/1609406917733847" TargetMode="External"/><Relationship Id="rId96" Type="http://schemas.openxmlformats.org/officeDocument/2006/relationships/hyperlink" Target="https://doi.org/10.3390/s2307341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hyperlink" Target="https://agilemanifesto.org/" TargetMode="External"/><Relationship Id="rId57" Type="http://schemas.openxmlformats.org/officeDocument/2006/relationships/hyperlink" Target="https://doi.org/10.1186/1471-2288-11-100" TargetMode="External"/><Relationship Id="rId106" Type="http://schemas.openxmlformats.org/officeDocument/2006/relationships/hyperlink" Target="https://doi.org/10.1007/s10664-021-10115-0" TargetMode="Externa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hyperlink" Target="https://doi.org/10.69593/ajaimldsmis.v1i01.124" TargetMode="External"/><Relationship Id="rId52" Type="http://schemas.openxmlformats.org/officeDocument/2006/relationships/hyperlink" Target="https://doi.org/10.1191/1478088706qp063oa" TargetMode="External"/><Relationship Id="rId60" Type="http://schemas.openxmlformats.org/officeDocument/2006/relationships/hyperlink" Target="https://doi.org/10.1007/978-3-031-70598-4_18" TargetMode="External"/><Relationship Id="rId65" Type="http://schemas.openxmlformats.org/officeDocument/2006/relationships/hyperlink" Target="https://doi.org/10.1111/1475-6773.12117" TargetMode="External"/><Relationship Id="rId73" Type="http://schemas.openxmlformats.org/officeDocument/2006/relationships/hyperlink" Target="https://doi.org/10.22146/jieb.59884" TargetMode="External"/><Relationship Id="rId78" Type="http://schemas.openxmlformats.org/officeDocument/2006/relationships/hyperlink" Target="https://doi.org/10.1371/journal.pone.0301183" TargetMode="External"/><Relationship Id="rId81" Type="http://schemas.openxmlformats.org/officeDocument/2006/relationships/hyperlink" Target="https://doi.org/10.1007/s13198-023-01958-5" TargetMode="External"/><Relationship Id="rId86" Type="http://schemas.openxmlformats.org/officeDocument/2006/relationships/hyperlink" Target="https://doi.org/10.13140/RG.2.2.12490.48323" TargetMode="External"/><Relationship Id="rId94" Type="http://schemas.openxmlformats.org/officeDocument/2006/relationships/hyperlink" Target="https://doi.org/10.1007/s10488-013-0528-y" TargetMode="External"/><Relationship Id="rId99" Type="http://schemas.openxmlformats.org/officeDocument/2006/relationships/hyperlink" Target="https://doi.org/10.1016/j.joitmc.2024.100314" TargetMode="External"/><Relationship Id="rId101" Type="http://schemas.openxmlformats.org/officeDocument/2006/relationships/hyperlink" Target="https://doi.org/10.24191/apmaj.v20i3-04"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109" Type="http://schemas.openxmlformats.org/officeDocument/2006/relationships/header" Target="header1.xml"/><Relationship Id="rId34" Type="http://schemas.openxmlformats.org/officeDocument/2006/relationships/image" Target="media/image26.jpg"/><Relationship Id="rId50" Type="http://schemas.openxmlformats.org/officeDocument/2006/relationships/hyperlink" Target="https://agilemanifesto.org/" TargetMode="External"/><Relationship Id="rId55" Type="http://schemas.openxmlformats.org/officeDocument/2006/relationships/hyperlink" Target="https://ojs.aaresearchindex.com/index.php/aasgbcpjmra/article/view/15675" TargetMode="External"/><Relationship Id="rId76" Type="http://schemas.openxmlformats.org/officeDocument/2006/relationships/hyperlink" Target="https://doi.org/10.1177/1049732315617444" TargetMode="External"/><Relationship Id="rId97" Type="http://schemas.openxmlformats.org/officeDocument/2006/relationships/hyperlink" Target="https://doi.org/10.12928/biste.v5i4.9207" TargetMode="External"/><Relationship Id="rId104" Type="http://schemas.openxmlformats.org/officeDocument/2006/relationships/hyperlink" Target="https://doi.org/10.1016/j.ijpe.2021.108111" TargetMode="External"/><Relationship Id="rId7" Type="http://schemas.openxmlformats.org/officeDocument/2006/relationships/footnotes" Target="footnotes.xml"/><Relationship Id="rId71" Type="http://schemas.openxmlformats.org/officeDocument/2006/relationships/hyperlink" Target="https://doi.org/10.1111/jan.13031" TargetMode="External"/><Relationship Id="rId92" Type="http://schemas.openxmlformats.org/officeDocument/2006/relationships/hyperlink" Target="https://doi.org/10.1177/1609406917733847" TargetMode="External"/><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hyperlink" Target="https://doi.org/10.55927/eajmr.v3i10.11278" TargetMode="External"/><Relationship Id="rId66" Type="http://schemas.openxmlformats.org/officeDocument/2006/relationships/hyperlink" Target="https://doi.org/10.47743/saeb-2023-0012" TargetMode="External"/><Relationship Id="rId87" Type="http://schemas.openxmlformats.org/officeDocument/2006/relationships/hyperlink" Target="https://doi.org/10.13140/RG.2.2.12490.48323" TargetMode="External"/><Relationship Id="rId110" Type="http://schemas.openxmlformats.org/officeDocument/2006/relationships/header" Target="header2.xml"/><Relationship Id="rId61" Type="http://schemas.openxmlformats.org/officeDocument/2006/relationships/hyperlink" Target="https://doi.org/10.1007/978-3-031-70598-4_18" TargetMode="External"/><Relationship Id="rId82" Type="http://schemas.openxmlformats.org/officeDocument/2006/relationships/hyperlink" Target="https://doi.org/10.3390/jcp2010008"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22.jpg"/><Relationship Id="rId35" Type="http://schemas.openxmlformats.org/officeDocument/2006/relationships/image" Target="media/image27.jpg"/><Relationship Id="rId56" Type="http://schemas.openxmlformats.org/officeDocument/2006/relationships/hyperlink" Target="https://doi.org/10.1186/1471-2288-11-100" TargetMode="External"/><Relationship Id="rId77" Type="http://schemas.openxmlformats.org/officeDocument/2006/relationships/hyperlink" Target="https://doi.org/10.1177/1049732315617444" TargetMode="External"/><Relationship Id="rId100" Type="http://schemas.openxmlformats.org/officeDocument/2006/relationships/hyperlink" Target="https://doi.org/10.1016/j.joitmc.2024.100314" TargetMode="External"/><Relationship Id="rId105" Type="http://schemas.openxmlformats.org/officeDocument/2006/relationships/hyperlink" Target="https://doi.org/10.1007/s10664-021-10115-0" TargetMode="External"/><Relationship Id="rId8" Type="http://schemas.openxmlformats.org/officeDocument/2006/relationships/endnotes" Target="endnotes.xml"/><Relationship Id="rId51" Type="http://schemas.openxmlformats.org/officeDocument/2006/relationships/hyperlink" Target="https://doi.org/10.1191/1478088706qp063oa" TargetMode="External"/><Relationship Id="rId72" Type="http://schemas.openxmlformats.org/officeDocument/2006/relationships/hyperlink" Target="https://doi.org/10.22146/jieb.59884" TargetMode="External"/><Relationship Id="rId93" Type="http://schemas.openxmlformats.org/officeDocument/2006/relationships/hyperlink" Target="https://doi.org/10.1007/s10488-013-0528-y" TargetMode="External"/><Relationship Id="rId98" Type="http://schemas.openxmlformats.org/officeDocument/2006/relationships/hyperlink" Target="https://doi.org/10.12928/biste.v5i4.9207" TargetMode="External"/><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hyperlink" Target="https://doi.org/10.55927/eajmr.v3i10.11278" TargetMode="External"/><Relationship Id="rId67" Type="http://schemas.openxmlformats.org/officeDocument/2006/relationships/hyperlink" Target="https://doi.org/10.47743/saeb-2023-0012" TargetMode="External"/><Relationship Id="rId20" Type="http://schemas.openxmlformats.org/officeDocument/2006/relationships/image" Target="media/image12.jpg"/><Relationship Id="rId41" Type="http://schemas.openxmlformats.org/officeDocument/2006/relationships/image" Target="media/image33.png"/><Relationship Id="rId62" Type="http://schemas.openxmlformats.org/officeDocument/2006/relationships/hyperlink" Target="https://doi.org/10.1016/j.jik.2024.100610" TargetMode="External"/><Relationship Id="rId83" Type="http://schemas.openxmlformats.org/officeDocument/2006/relationships/hyperlink" Target="https://doi.org/10.3390/jcp2010008" TargetMode="External"/><Relationship Id="rId88" Type="http://schemas.openxmlformats.org/officeDocument/2006/relationships/hyperlink" Target="https://librarythesis.mcl.edu.ph/133F65u870l4l2/ACT_Nevalga_02877_Readiness%20of%20micro,%20small,%20and%20medium%20enterprises%20(MSMEs)%20to%20adopt%20cloud%20accounting%20technology.pdf.pdf" TargetMode="External"/><Relationship Id="rId1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ewFGeaIzq7HNKj0u922nJGU0g==">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25BC77-54B4-4F32-BA65-7879937BE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105</Pages>
  <Words>20399</Words>
  <Characters>116279</Characters>
  <Application>Microsoft Office Word</Application>
  <DocSecurity>0</DocSecurity>
  <Lines>968</Lines>
  <Paragraphs>272</Paragraphs>
  <ScaleCrop>false</ScaleCrop>
  <Company/>
  <LinksUpToDate>false</LinksUpToDate>
  <CharactersWithSpaces>136406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Evon Vergara</cp:lastModifiedBy>
  <cp:revision>32</cp:revision>
  <cp:lastPrinted>2026-04-13T19:40:00Z</cp:lastPrinted>
  <dcterms:created xsi:type="dcterms:W3CDTF">2026-04-13T18:19:00Z</dcterms:created>
  <dcterms:modified xsi:type="dcterms:W3CDTF">2026-10-27T15:34:00Z</dcterms:modified>
</cp:coreProperties>
</file>